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9167848"/>
        <w:docPartObj>
          <w:docPartGallery w:val="Cover Pages"/>
          <w:docPartUnique/>
        </w:docPartObj>
      </w:sdtPr>
      <w:sdtEndPr/>
      <w:sdtContent>
        <w:p w14:paraId="4B340C12" w14:textId="19C9211C" w:rsidR="00EE3821" w:rsidRDefault="005577B9" w:rsidP="00EE3821">
          <w:r>
            <w:rPr>
              <w:noProof/>
            </w:rPr>
            <w:drawing>
              <wp:anchor distT="0" distB="0" distL="114300" distR="114300" simplePos="0" relativeHeight="251666432" behindDoc="1" locked="0" layoutInCell="1" allowOverlap="1" wp14:anchorId="634DE048" wp14:editId="0DAB611D">
                <wp:simplePos x="0" y="0"/>
                <wp:positionH relativeFrom="column">
                  <wp:posOffset>-11430</wp:posOffset>
                </wp:positionH>
                <wp:positionV relativeFrom="page">
                  <wp:posOffset>422748</wp:posOffset>
                </wp:positionV>
                <wp:extent cx="3125470" cy="664845"/>
                <wp:effectExtent l="0" t="0" r="0"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llSky_Logo.png"/>
                        <pic:cNvPicPr/>
                      </pic:nvPicPr>
                      <pic:blipFill>
                        <a:blip r:embed="rId8">
                          <a:extLst>
                            <a:ext uri="{28A0092B-C50C-407E-A947-70E740481C1C}">
                              <a14:useLocalDpi xmlns:a14="http://schemas.microsoft.com/office/drawing/2010/main" val="0"/>
                            </a:ext>
                          </a:extLst>
                        </a:blip>
                        <a:stretch>
                          <a:fillRect/>
                        </a:stretch>
                      </pic:blipFill>
                      <pic:spPr>
                        <a:xfrm>
                          <a:off x="0" y="0"/>
                          <a:ext cx="3125470" cy="664845"/>
                        </a:xfrm>
                        <a:prstGeom prst="rect">
                          <a:avLst/>
                        </a:prstGeom>
                      </pic:spPr>
                    </pic:pic>
                  </a:graphicData>
                </a:graphic>
                <wp14:sizeRelH relativeFrom="margin">
                  <wp14:pctWidth>0</wp14:pctWidth>
                </wp14:sizeRelH>
                <wp14:sizeRelV relativeFrom="margin">
                  <wp14:pctHeight>0</wp14:pctHeight>
                </wp14:sizeRelV>
              </wp:anchor>
            </w:drawing>
          </w:r>
        </w:p>
        <w:p w14:paraId="3A3F85A4" w14:textId="6F791A49" w:rsidR="00EE3821" w:rsidRDefault="00EE3821" w:rsidP="00EE3821">
          <w:r>
            <w:rPr>
              <w:noProof/>
            </w:rPr>
            <mc:AlternateContent>
              <mc:Choice Requires="wps">
                <w:drawing>
                  <wp:anchor distT="0" distB="0" distL="114300" distR="114300" simplePos="0" relativeHeight="251665408" behindDoc="0" locked="0" layoutInCell="1" allowOverlap="1" wp14:anchorId="24C3D836" wp14:editId="110EB9BD">
                    <wp:simplePos x="0" y="0"/>
                    <wp:positionH relativeFrom="margin">
                      <wp:align>right</wp:align>
                    </wp:positionH>
                    <wp:positionV relativeFrom="paragraph">
                      <wp:posOffset>2946858</wp:posOffset>
                    </wp:positionV>
                    <wp:extent cx="9526772" cy="3557122"/>
                    <wp:effectExtent l="0" t="0" r="0" b="5715"/>
                    <wp:wrapNone/>
                    <wp:docPr id="10" name="Text Box 10"/>
                    <wp:cNvGraphicFramePr/>
                    <a:graphic xmlns:a="http://schemas.openxmlformats.org/drawingml/2006/main">
                      <a:graphicData uri="http://schemas.microsoft.com/office/word/2010/wordprocessingShape">
                        <wps:wsp>
                          <wps:cNvSpPr txBox="1"/>
                          <wps:spPr>
                            <a:xfrm>
                              <a:off x="0" y="0"/>
                              <a:ext cx="9526772" cy="355712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D5C9C1" w14:textId="45A54D26" w:rsidR="00D12D25" w:rsidRPr="00EE3821" w:rsidRDefault="00D12D25" w:rsidP="00E75695">
                                <w:pPr>
                                  <w:jc w:val="right"/>
                                  <w:rPr>
                                    <w:b/>
                                    <w:color w:val="292B2D" w:themeColor="text1" w:themeShade="80"/>
                                    <w:sz w:val="72"/>
                                    <w:szCs w:val="72"/>
                                  </w:rPr>
                                </w:pPr>
                                <w:r>
                                  <w:rPr>
                                    <w:b/>
                                    <w:color w:val="292B2D" w:themeColor="text1" w:themeShade="80"/>
                                    <w:sz w:val="72"/>
                                    <w:szCs w:val="72"/>
                                  </w:rPr>
                                  <w:t>HL7 Interface Implementation Workbook</w:t>
                                </w:r>
                              </w:p>
                              <w:p w14:paraId="5EC74CDC" w14:textId="0F953160" w:rsidR="00D12D25" w:rsidRDefault="00D12D25" w:rsidP="00E75695">
                                <w:pPr>
                                  <w:jc w:val="right"/>
                                  <w:rPr>
                                    <w:b/>
                                    <w:color w:val="292B2D" w:themeColor="text1" w:themeShade="80"/>
                                    <w:sz w:val="72"/>
                                    <w:szCs w:val="72"/>
                                  </w:rPr>
                                </w:pPr>
                                <w:r>
                                  <w:rPr>
                                    <w:b/>
                                    <w:color w:val="292B2D" w:themeColor="text1" w:themeShade="80"/>
                                    <w:sz w:val="72"/>
                                    <w:szCs w:val="72"/>
                                  </w:rPr>
                                  <w:t>Vendor: &lt;Vendor&gt;</w:t>
                                </w:r>
                              </w:p>
                              <w:p w14:paraId="70E25D9A" w14:textId="718D8F81" w:rsidR="00D12D25" w:rsidRPr="00EE3821" w:rsidRDefault="00D12D25" w:rsidP="00E75695">
                                <w:pPr>
                                  <w:jc w:val="right"/>
                                  <w:rPr>
                                    <w:b/>
                                    <w:color w:val="292B2D" w:themeColor="text1" w:themeShade="80"/>
                                    <w:sz w:val="72"/>
                                    <w:szCs w:val="72"/>
                                  </w:rPr>
                                </w:pPr>
                                <w:r w:rsidRPr="00EE3821">
                                  <w:rPr>
                                    <w:b/>
                                    <w:color w:val="292B2D" w:themeColor="text1" w:themeShade="80"/>
                                    <w:sz w:val="72"/>
                                    <w:szCs w:val="72"/>
                                  </w:rPr>
                                  <w:t>HL7 ADT Outbound</w:t>
                                </w:r>
                              </w:p>
                              <w:p w14:paraId="372DCCF7" w14:textId="6EEF7655" w:rsidR="00D12D25" w:rsidRPr="00EE3821" w:rsidRDefault="00D12D25" w:rsidP="00E75695">
                                <w:pPr>
                                  <w:jc w:val="right"/>
                                  <w:rPr>
                                    <w:rFonts w:asciiTheme="minorHAnsi" w:hAnsiTheme="minorHAnsi" w:cstheme="minorHAnsi"/>
                                    <w:color w:val="292B2D" w:themeColor="text1" w:themeShade="80"/>
                                    <w:sz w:val="52"/>
                                    <w:szCs w:val="52"/>
                                  </w:rPr>
                                </w:pPr>
                                <w:r w:rsidRPr="00EE3821">
                                  <w:rPr>
                                    <w:rFonts w:asciiTheme="minorHAnsi" w:hAnsiTheme="minorHAnsi" w:cstheme="minorHAnsi"/>
                                    <w:color w:val="292B2D" w:themeColor="text1" w:themeShade="80"/>
                                    <w:sz w:val="52"/>
                                    <w:szCs w:val="52"/>
                                  </w:rPr>
                                  <w:t>WellSky - Home Health, Hospice</w:t>
                                </w:r>
                              </w:p>
                              <w:p w14:paraId="731CE87C" w14:textId="3CB82B75" w:rsidR="00D12D25" w:rsidRPr="00EE3821" w:rsidRDefault="00D12D25" w:rsidP="00E75695">
                                <w:pPr>
                                  <w:jc w:val="right"/>
                                  <w:rPr>
                                    <w:rFonts w:asciiTheme="minorHAnsi" w:hAnsiTheme="minorHAnsi" w:cstheme="minorHAnsi"/>
                                    <w:color w:val="292B2D" w:themeColor="text1" w:themeShade="80"/>
                                    <w:sz w:val="52"/>
                                    <w:szCs w:val="52"/>
                                  </w:rPr>
                                </w:pPr>
                                <w:r>
                                  <w:rPr>
                                    <w:rFonts w:asciiTheme="minorHAnsi" w:hAnsiTheme="minorHAnsi" w:cstheme="minorHAnsi"/>
                                    <w:color w:val="292B2D" w:themeColor="text1" w:themeShade="80"/>
                                    <w:sz w:val="52"/>
                                    <w:szCs w:val="52"/>
                                  </w:rPr>
                                  <w:t>&lt;Version&gt;</w:t>
                                </w:r>
                                <w:r w:rsidRPr="00EE3821">
                                  <w:rPr>
                                    <w:rFonts w:asciiTheme="minorHAnsi" w:hAnsiTheme="minorHAnsi" w:cstheme="minorHAnsi"/>
                                    <w:color w:val="292B2D" w:themeColor="text1" w:themeShade="80"/>
                                    <w:sz w:val="52"/>
                                    <w:szCs w:val="52"/>
                                  </w:rPr>
                                  <w:t xml:space="preserve"> - </w:t>
                                </w:r>
                                <w:r>
                                  <w:rPr>
                                    <w:rFonts w:asciiTheme="minorHAnsi" w:hAnsiTheme="minorHAnsi" w:cstheme="minorHAnsi"/>
                                    <w:color w:val="292B2D" w:themeColor="text1" w:themeShade="80"/>
                                    <w:sz w:val="52"/>
                                    <w:szCs w:val="52"/>
                                  </w:rPr>
                                  <w:t>&lt;Date&gt;</w:t>
                                </w:r>
                              </w:p>
                              <w:p w14:paraId="370FC533" w14:textId="77777777" w:rsidR="00D12D25" w:rsidRPr="00EE3821" w:rsidRDefault="00D12D25" w:rsidP="00E75695">
                                <w:pPr>
                                  <w:jc w:val="right"/>
                                  <w:rPr>
                                    <w:color w:val="292B2D" w:themeColor="text1" w:themeShade="80"/>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3D836" id="_x0000_t202" coordsize="21600,21600" o:spt="202" path="m,l,21600r21600,l21600,xe">
                    <v:stroke joinstyle="miter"/>
                    <v:path gradientshapeok="t" o:connecttype="rect"/>
                  </v:shapetype>
                  <v:shape id="Text Box 10" o:spid="_x0000_s1026" type="#_x0000_t202" style="position:absolute;margin-left:698.95pt;margin-top:232.05pt;width:750.15pt;height:280.1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" filled="f" stroked="f" strokeweight=".5pt">
                    <v:textbox>
                      <w:txbxContent>
                        <w:p w14:paraId="2DD5C9C1" w14:textId="45A54D26" w:rsidR="00D12D25" w:rsidRPr="00EE3821" w:rsidRDefault="00D12D25" w:rsidP="00E75695">
                          <w:pPr>
                            <w:jc w:val="right"/>
                            <w:rPr>
                              <w:b/>
                              <w:color w:val="292B2D" w:themeColor="text1" w:themeShade="80"/>
                              <w:sz w:val="72"/>
                              <w:szCs w:val="72"/>
                            </w:rPr>
                          </w:pPr>
                          <w:r>
                            <w:rPr>
                              <w:b/>
                              <w:color w:val="292B2D" w:themeColor="text1" w:themeShade="80"/>
                              <w:sz w:val="72"/>
                              <w:szCs w:val="72"/>
                            </w:rPr>
                            <w:t>HL7 Interface Implementation Workbook</w:t>
                          </w:r>
                        </w:p>
                        <w:p w14:paraId="5EC74CDC" w14:textId="0F953160" w:rsidR="00D12D25" w:rsidRDefault="00D12D25" w:rsidP="00E75695">
                          <w:pPr>
                            <w:jc w:val="right"/>
                            <w:rPr>
                              <w:b/>
                              <w:color w:val="292B2D" w:themeColor="text1" w:themeShade="80"/>
                              <w:sz w:val="72"/>
                              <w:szCs w:val="72"/>
                            </w:rPr>
                          </w:pPr>
                          <w:r>
                            <w:rPr>
                              <w:b/>
                              <w:color w:val="292B2D" w:themeColor="text1" w:themeShade="80"/>
                              <w:sz w:val="72"/>
                              <w:szCs w:val="72"/>
                            </w:rPr>
                            <w:t>Vendor: &lt;Vendor&gt;</w:t>
                          </w:r>
                        </w:p>
                        <w:p w14:paraId="70E25D9A" w14:textId="718D8F81" w:rsidR="00D12D25" w:rsidRPr="00EE3821" w:rsidRDefault="00D12D25" w:rsidP="00E75695">
                          <w:pPr>
                            <w:jc w:val="right"/>
                            <w:rPr>
                              <w:b/>
                              <w:color w:val="292B2D" w:themeColor="text1" w:themeShade="80"/>
                              <w:sz w:val="72"/>
                              <w:szCs w:val="72"/>
                            </w:rPr>
                          </w:pPr>
                          <w:r w:rsidRPr="00EE3821">
                            <w:rPr>
                              <w:b/>
                              <w:color w:val="292B2D" w:themeColor="text1" w:themeShade="80"/>
                              <w:sz w:val="72"/>
                              <w:szCs w:val="72"/>
                            </w:rPr>
                            <w:t>HL7 ADT Outbound</w:t>
                          </w:r>
                        </w:p>
                        <w:p w14:paraId="372DCCF7" w14:textId="6EEF7655" w:rsidR="00D12D25" w:rsidRPr="00EE3821" w:rsidRDefault="00D12D25" w:rsidP="00E75695">
                          <w:pPr>
                            <w:jc w:val="right"/>
                            <w:rPr>
                              <w:rFonts w:asciiTheme="minorHAnsi" w:hAnsiTheme="minorHAnsi" w:cstheme="minorHAnsi"/>
                              <w:color w:val="292B2D" w:themeColor="text1" w:themeShade="80"/>
                              <w:sz w:val="52"/>
                              <w:szCs w:val="52"/>
                            </w:rPr>
                          </w:pPr>
                          <w:r w:rsidRPr="00EE3821">
                            <w:rPr>
                              <w:rFonts w:asciiTheme="minorHAnsi" w:hAnsiTheme="minorHAnsi" w:cstheme="minorHAnsi"/>
                              <w:color w:val="292B2D" w:themeColor="text1" w:themeShade="80"/>
                              <w:sz w:val="52"/>
                              <w:szCs w:val="52"/>
                            </w:rPr>
                            <w:t>WellSky - Home Health, Hospice</w:t>
                          </w:r>
                        </w:p>
                        <w:p w14:paraId="731CE87C" w14:textId="3CB82B75" w:rsidR="00D12D25" w:rsidRPr="00EE3821" w:rsidRDefault="00D12D25" w:rsidP="00E75695">
                          <w:pPr>
                            <w:jc w:val="right"/>
                            <w:rPr>
                              <w:rFonts w:asciiTheme="minorHAnsi" w:hAnsiTheme="minorHAnsi" w:cstheme="minorHAnsi"/>
                              <w:color w:val="292B2D" w:themeColor="text1" w:themeShade="80"/>
                              <w:sz w:val="52"/>
                              <w:szCs w:val="52"/>
                            </w:rPr>
                          </w:pPr>
                          <w:r>
                            <w:rPr>
                              <w:rFonts w:asciiTheme="minorHAnsi" w:hAnsiTheme="minorHAnsi" w:cstheme="minorHAnsi"/>
                              <w:color w:val="292B2D" w:themeColor="text1" w:themeShade="80"/>
                              <w:sz w:val="52"/>
                              <w:szCs w:val="52"/>
                            </w:rPr>
                            <w:t>&lt;Version&gt;</w:t>
                          </w:r>
                          <w:r w:rsidRPr="00EE3821">
                            <w:rPr>
                              <w:rFonts w:asciiTheme="minorHAnsi" w:hAnsiTheme="minorHAnsi" w:cstheme="minorHAnsi"/>
                              <w:color w:val="292B2D" w:themeColor="text1" w:themeShade="80"/>
                              <w:sz w:val="52"/>
                              <w:szCs w:val="52"/>
                            </w:rPr>
                            <w:t xml:space="preserve"> - </w:t>
                          </w:r>
                          <w:r>
                            <w:rPr>
                              <w:rFonts w:asciiTheme="minorHAnsi" w:hAnsiTheme="minorHAnsi" w:cstheme="minorHAnsi"/>
                              <w:color w:val="292B2D" w:themeColor="text1" w:themeShade="80"/>
                              <w:sz w:val="52"/>
                              <w:szCs w:val="52"/>
                            </w:rPr>
                            <w:t>&lt;Date&gt;</w:t>
                          </w:r>
                        </w:p>
                        <w:p w14:paraId="370FC533" w14:textId="77777777" w:rsidR="00D12D25" w:rsidRPr="00EE3821" w:rsidRDefault="00D12D25" w:rsidP="00E75695">
                          <w:pPr>
                            <w:jc w:val="right"/>
                            <w:rPr>
                              <w:color w:val="292B2D" w:themeColor="text1" w:themeShade="80"/>
                              <w:sz w:val="52"/>
                              <w:szCs w:val="52"/>
                            </w:rPr>
                          </w:pPr>
                        </w:p>
                      </w:txbxContent>
                    </v:textbox>
                    <w10:wrap anchorx="margin"/>
                  </v:shape>
                </w:pict>
              </mc:Fallback>
            </mc:AlternateContent>
          </w:r>
          <w:r w:rsidR="00E75695">
            <w:tab/>
            <w:t xml:space="preserve">  </w:t>
          </w:r>
          <w:r w:rsidR="00E75695">
            <w:br w:type="page"/>
          </w:r>
          <w:r w:rsidR="00E75695">
            <w:lastRenderedPageBreak/>
            <w:t xml:space="preserve"> </w:t>
          </w:r>
        </w:p>
      </w:sdtContent>
    </w:sdt>
    <w:sdt>
      <w:sdtPr>
        <w:rPr>
          <w:rFonts w:asciiTheme="minorHAnsi" w:hAnsiTheme="minorHAnsi"/>
          <w:bCs/>
          <w:color w:val="004B87" w:themeColor="accent6"/>
        </w:rPr>
        <w:id w:val="252330286"/>
        <w:docPartObj>
          <w:docPartGallery w:val="Table of Contents"/>
          <w:docPartUnique/>
        </w:docPartObj>
      </w:sdtPr>
      <w:sdtEndPr>
        <w:rPr>
          <w:rFonts w:ascii="Open Sans" w:hAnsi="Open Sans"/>
          <w:bCs w:val="0"/>
          <w:color w:val="auto"/>
        </w:rPr>
      </w:sdtEndPr>
      <w:sdtContent>
        <w:p w14:paraId="395CB2B4" w14:textId="0FC00304" w:rsidR="00387949" w:rsidRPr="00EE3821" w:rsidRDefault="00387949" w:rsidP="00EE3821">
          <w:pPr>
            <w:rPr>
              <w:color w:val="002060"/>
            </w:rPr>
          </w:pPr>
          <w:r w:rsidRPr="00EE3821">
            <w:rPr>
              <w:color w:val="002060"/>
            </w:rPr>
            <w:t>Table of Contents</w:t>
          </w:r>
        </w:p>
        <w:p w14:paraId="61AE6AE1" w14:textId="11CC2A1A" w:rsidR="00F27075" w:rsidRDefault="00387949">
          <w:pPr>
            <w:pStyle w:val="TOC1"/>
            <w:rPr>
              <w:ins w:id="0" w:author="Tellis Ellis" w:date="2019-09-30T18:31:00Z"/>
              <w:rFonts w:cstheme="minorBidi"/>
              <w:noProof/>
              <w:color w:val="auto"/>
            </w:rPr>
          </w:pPr>
          <w:r>
            <w:fldChar w:fldCharType="begin"/>
          </w:r>
          <w:r>
            <w:instrText xml:space="preserve"> TOC \o "1-3" \h \z \u </w:instrText>
          </w:r>
          <w:r>
            <w:fldChar w:fldCharType="separate"/>
          </w:r>
          <w:ins w:id="1" w:author="Tellis Ellis" w:date="2019-09-30T18:31:00Z">
            <w:r w:rsidR="00F27075" w:rsidRPr="00AB7313">
              <w:rPr>
                <w:rStyle w:val="Hyperlink"/>
                <w:noProof/>
              </w:rPr>
              <w:fldChar w:fldCharType="begin"/>
            </w:r>
            <w:r w:rsidR="00F27075" w:rsidRPr="00AB7313">
              <w:rPr>
                <w:rStyle w:val="Hyperlink"/>
                <w:noProof/>
              </w:rPr>
              <w:instrText xml:space="preserve"> </w:instrText>
            </w:r>
            <w:r w:rsidR="00F27075">
              <w:rPr>
                <w:noProof/>
              </w:rPr>
              <w:instrText>HYPERLINK \l "_Toc20760697"</w:instrText>
            </w:r>
            <w:r w:rsidR="00F27075" w:rsidRPr="00AB7313">
              <w:rPr>
                <w:rStyle w:val="Hyperlink"/>
                <w:noProof/>
              </w:rPr>
              <w:instrText xml:space="preserve"> </w:instrText>
            </w:r>
            <w:r w:rsidR="00F27075" w:rsidRPr="00AB7313">
              <w:rPr>
                <w:rStyle w:val="Hyperlink"/>
                <w:noProof/>
              </w:rPr>
            </w:r>
            <w:r w:rsidR="00F27075" w:rsidRPr="00AB7313">
              <w:rPr>
                <w:rStyle w:val="Hyperlink"/>
                <w:noProof/>
              </w:rPr>
              <w:fldChar w:fldCharType="separate"/>
            </w:r>
            <w:r w:rsidR="00F27075" w:rsidRPr="00AB7313">
              <w:rPr>
                <w:rStyle w:val="Hyperlink"/>
                <w:noProof/>
              </w:rPr>
              <w:t>Revision History</w:t>
            </w:r>
            <w:r w:rsidR="00F27075">
              <w:rPr>
                <w:noProof/>
                <w:webHidden/>
              </w:rPr>
              <w:tab/>
            </w:r>
            <w:r w:rsidR="00F27075">
              <w:rPr>
                <w:noProof/>
                <w:webHidden/>
              </w:rPr>
              <w:fldChar w:fldCharType="begin"/>
            </w:r>
            <w:r w:rsidR="00F27075">
              <w:rPr>
                <w:noProof/>
                <w:webHidden/>
              </w:rPr>
              <w:instrText xml:space="preserve"> PAGEREF _Toc20760697 \h </w:instrText>
            </w:r>
            <w:r w:rsidR="00F27075">
              <w:rPr>
                <w:noProof/>
                <w:webHidden/>
              </w:rPr>
            </w:r>
          </w:ins>
          <w:r w:rsidR="00F27075">
            <w:rPr>
              <w:noProof/>
              <w:webHidden/>
            </w:rPr>
            <w:fldChar w:fldCharType="separate"/>
          </w:r>
          <w:ins w:id="2" w:author="Tellis Ellis" w:date="2019-09-30T18:31:00Z">
            <w:r w:rsidR="00F27075">
              <w:rPr>
                <w:noProof/>
                <w:webHidden/>
              </w:rPr>
              <w:t>3</w:t>
            </w:r>
            <w:r w:rsidR="00F27075">
              <w:rPr>
                <w:noProof/>
                <w:webHidden/>
              </w:rPr>
              <w:fldChar w:fldCharType="end"/>
            </w:r>
            <w:r w:rsidR="00F27075" w:rsidRPr="00AB7313">
              <w:rPr>
                <w:rStyle w:val="Hyperlink"/>
                <w:noProof/>
              </w:rPr>
              <w:fldChar w:fldCharType="end"/>
            </w:r>
          </w:ins>
        </w:p>
        <w:p w14:paraId="7B471260" w14:textId="6C026FCE" w:rsidR="00F27075" w:rsidRDefault="00F27075">
          <w:pPr>
            <w:pStyle w:val="TOC1"/>
            <w:rPr>
              <w:ins w:id="3" w:author="Tellis Ellis" w:date="2019-09-30T18:31:00Z"/>
              <w:rFonts w:cstheme="minorBidi"/>
              <w:noProof/>
              <w:color w:val="auto"/>
            </w:rPr>
          </w:pPr>
          <w:ins w:id="4"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"_Toc20760698"</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Overview</w:t>
            </w:r>
            <w:r>
              <w:rPr>
                <w:noProof/>
                <w:webHidden/>
              </w:rPr>
              <w:tab/>
            </w:r>
            <w:r>
              <w:rPr>
                <w:noProof/>
                <w:webHidden/>
              </w:rPr>
              <w:fldChar w:fldCharType="begin"/>
            </w:r>
            <w:r>
              <w:rPr>
                <w:noProof/>
                <w:webHidden/>
              </w:rPr>
              <w:instrText xml:space="preserve"> PAGEREF _Toc20760698 \h </w:instrText>
            </w:r>
            <w:r>
              <w:rPr>
                <w:noProof/>
                <w:webHidden/>
              </w:rPr>
            </w:r>
          </w:ins>
          <w:r>
            <w:rPr>
              <w:noProof/>
              <w:webHidden/>
            </w:rPr>
            <w:fldChar w:fldCharType="separate"/>
          </w:r>
          <w:ins w:id="5" w:author="Tellis Ellis" w:date="2019-09-30T18:31:00Z">
            <w:r>
              <w:rPr>
                <w:noProof/>
                <w:webHidden/>
              </w:rPr>
              <w:t>4</w:t>
            </w:r>
            <w:r>
              <w:rPr>
                <w:noProof/>
                <w:webHidden/>
              </w:rPr>
              <w:fldChar w:fldCharType="end"/>
            </w:r>
            <w:r w:rsidRPr="00AB7313">
              <w:rPr>
                <w:rStyle w:val="Hyperlink"/>
                <w:noProof/>
              </w:rPr>
              <w:fldChar w:fldCharType="end"/>
            </w:r>
          </w:ins>
        </w:p>
        <w:p w14:paraId="7098E881" w14:textId="2BF6EC80" w:rsidR="00F27075" w:rsidRDefault="00F27075">
          <w:pPr>
            <w:pStyle w:val="TOC2"/>
            <w:tabs>
              <w:tab w:val="right" w:leader="dot" w:pos="14390"/>
            </w:tabs>
            <w:rPr>
              <w:ins w:id="6" w:author="Tellis Ellis" w:date="2019-09-30T18:31:00Z"/>
              <w:rFonts w:cstheme="minorBidi"/>
              <w:noProof/>
              <w:color w:val="auto"/>
            </w:rPr>
          </w:pPr>
          <w:ins w:id="7"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"_Toc20760699"</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Summary and Scope</w:t>
            </w:r>
            <w:r>
              <w:rPr>
                <w:noProof/>
                <w:webHidden/>
              </w:rPr>
              <w:tab/>
            </w:r>
            <w:r>
              <w:rPr>
                <w:noProof/>
                <w:webHidden/>
              </w:rPr>
              <w:fldChar w:fldCharType="begin"/>
            </w:r>
            <w:r>
              <w:rPr>
                <w:noProof/>
                <w:webHidden/>
              </w:rPr>
              <w:instrText xml:space="preserve"> PAGEREF _Toc20760699 \h </w:instrText>
            </w:r>
            <w:r>
              <w:rPr>
                <w:noProof/>
                <w:webHidden/>
              </w:rPr>
            </w:r>
          </w:ins>
          <w:r>
            <w:rPr>
              <w:noProof/>
              <w:webHidden/>
            </w:rPr>
            <w:fldChar w:fldCharType="separate"/>
          </w:r>
          <w:ins w:id="8" w:author="Tellis Ellis" w:date="2019-09-30T18:31:00Z">
            <w:r>
              <w:rPr>
                <w:noProof/>
                <w:webHidden/>
              </w:rPr>
              <w:t>4</w:t>
            </w:r>
            <w:r>
              <w:rPr>
                <w:noProof/>
                <w:webHidden/>
              </w:rPr>
              <w:fldChar w:fldCharType="end"/>
            </w:r>
            <w:r w:rsidRPr="00AB7313">
              <w:rPr>
                <w:rStyle w:val="Hyperlink"/>
                <w:noProof/>
              </w:rPr>
              <w:fldChar w:fldCharType="end"/>
            </w:r>
          </w:ins>
        </w:p>
        <w:p w14:paraId="351C91FA" w14:textId="1CCE1721" w:rsidR="00F27075" w:rsidRDefault="00F27075">
          <w:pPr>
            <w:pStyle w:val="TOC2"/>
            <w:tabs>
              <w:tab w:val="right" w:leader="dot" w:pos="14390"/>
            </w:tabs>
            <w:rPr>
              <w:ins w:id="9" w:author="Tellis Ellis" w:date="2019-09-30T18:31:00Z"/>
              <w:rFonts w:cstheme="minorBidi"/>
              <w:noProof/>
              <w:color w:val="auto"/>
            </w:rPr>
          </w:pPr>
          <w:ins w:id="10"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"_Toc20760700"</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Assumptions</w:t>
            </w:r>
            <w:r>
              <w:rPr>
                <w:noProof/>
                <w:webHidden/>
              </w:rPr>
              <w:tab/>
            </w:r>
            <w:r>
              <w:rPr>
                <w:noProof/>
                <w:webHidden/>
              </w:rPr>
              <w:fldChar w:fldCharType="begin"/>
            </w:r>
            <w:r>
              <w:rPr>
                <w:noProof/>
                <w:webHidden/>
              </w:rPr>
              <w:instrText xml:space="preserve"> PAGEREF _Toc20760700 \h </w:instrText>
            </w:r>
            <w:r>
              <w:rPr>
                <w:noProof/>
                <w:webHidden/>
              </w:rPr>
            </w:r>
          </w:ins>
          <w:r>
            <w:rPr>
              <w:noProof/>
              <w:webHidden/>
            </w:rPr>
            <w:fldChar w:fldCharType="separate"/>
          </w:r>
          <w:ins w:id="11" w:author="Tellis Ellis" w:date="2019-09-30T18:31:00Z">
            <w:r>
              <w:rPr>
                <w:noProof/>
                <w:webHidden/>
              </w:rPr>
              <w:t>4</w:t>
            </w:r>
            <w:r>
              <w:rPr>
                <w:noProof/>
                <w:webHidden/>
              </w:rPr>
              <w:fldChar w:fldCharType="end"/>
            </w:r>
            <w:r w:rsidRPr="00AB7313">
              <w:rPr>
                <w:rStyle w:val="Hyperlink"/>
                <w:noProof/>
              </w:rPr>
              <w:fldChar w:fldCharType="end"/>
            </w:r>
          </w:ins>
        </w:p>
        <w:p w14:paraId="2418FA11" w14:textId="7732143B" w:rsidR="00F27075" w:rsidRDefault="00F27075">
          <w:pPr>
            <w:pStyle w:val="TOC2"/>
            <w:tabs>
              <w:tab w:val="right" w:leader="dot" w:pos="14390"/>
            </w:tabs>
            <w:rPr>
              <w:ins w:id="12" w:author="Tellis Ellis" w:date="2019-09-30T18:31:00Z"/>
              <w:rFonts w:cstheme="minorBidi"/>
              <w:noProof/>
              <w:color w:val="auto"/>
            </w:rPr>
          </w:pPr>
          <w:ins w:id="13"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"_Toc20760701"</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Audience</w:t>
            </w:r>
            <w:r>
              <w:rPr>
                <w:noProof/>
                <w:webHidden/>
              </w:rPr>
              <w:tab/>
            </w:r>
            <w:r>
              <w:rPr>
                <w:noProof/>
                <w:webHidden/>
              </w:rPr>
              <w:fldChar w:fldCharType="begin"/>
            </w:r>
            <w:r>
              <w:rPr>
                <w:noProof/>
                <w:webHidden/>
              </w:rPr>
              <w:instrText xml:space="preserve"> PAGEREF _Toc20760701 \h </w:instrText>
            </w:r>
            <w:r>
              <w:rPr>
                <w:noProof/>
                <w:webHidden/>
              </w:rPr>
            </w:r>
          </w:ins>
          <w:r>
            <w:rPr>
              <w:noProof/>
              <w:webHidden/>
            </w:rPr>
            <w:fldChar w:fldCharType="separate"/>
          </w:r>
          <w:ins w:id="14" w:author="Tellis Ellis" w:date="2019-09-30T18:31:00Z">
            <w:r>
              <w:rPr>
                <w:noProof/>
                <w:webHidden/>
              </w:rPr>
              <w:t>4</w:t>
            </w:r>
            <w:r>
              <w:rPr>
                <w:noProof/>
                <w:webHidden/>
              </w:rPr>
              <w:fldChar w:fldCharType="end"/>
            </w:r>
            <w:r w:rsidRPr="00AB7313">
              <w:rPr>
                <w:rStyle w:val="Hyperlink"/>
                <w:noProof/>
              </w:rPr>
              <w:fldChar w:fldCharType="end"/>
            </w:r>
          </w:ins>
        </w:p>
        <w:p w14:paraId="6D3E1446" w14:textId="68035D0A" w:rsidR="00F27075" w:rsidRDefault="00F27075">
          <w:pPr>
            <w:pStyle w:val="TOC2"/>
            <w:tabs>
              <w:tab w:val="right" w:leader="dot" w:pos="14390"/>
            </w:tabs>
            <w:rPr>
              <w:ins w:id="15" w:author="Tellis Ellis" w:date="2019-09-30T18:31:00Z"/>
              <w:rFonts w:cstheme="minorBidi"/>
              <w:noProof/>
              <w:color w:val="auto"/>
            </w:rPr>
          </w:pPr>
          <w:ins w:id="16"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"_Toc20760702"</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Related Publications</w:t>
            </w:r>
            <w:r>
              <w:rPr>
                <w:noProof/>
                <w:webHidden/>
              </w:rPr>
              <w:tab/>
            </w:r>
            <w:r>
              <w:rPr>
                <w:noProof/>
                <w:webHidden/>
              </w:rPr>
              <w:fldChar w:fldCharType="begin"/>
            </w:r>
            <w:r>
              <w:rPr>
                <w:noProof/>
                <w:webHidden/>
              </w:rPr>
              <w:instrText xml:space="preserve"> PAGEREF _Toc20760702 \h </w:instrText>
            </w:r>
            <w:r>
              <w:rPr>
                <w:noProof/>
                <w:webHidden/>
              </w:rPr>
            </w:r>
          </w:ins>
          <w:r>
            <w:rPr>
              <w:noProof/>
              <w:webHidden/>
            </w:rPr>
            <w:fldChar w:fldCharType="separate"/>
          </w:r>
          <w:ins w:id="17" w:author="Tellis Ellis" w:date="2019-09-30T18:31:00Z">
            <w:r>
              <w:rPr>
                <w:noProof/>
                <w:webHidden/>
              </w:rPr>
              <w:t>4</w:t>
            </w:r>
            <w:r>
              <w:rPr>
                <w:noProof/>
                <w:webHidden/>
              </w:rPr>
              <w:fldChar w:fldCharType="end"/>
            </w:r>
            <w:r w:rsidRPr="00AB7313">
              <w:rPr>
                <w:rStyle w:val="Hyperlink"/>
                <w:noProof/>
              </w:rPr>
              <w:fldChar w:fldCharType="end"/>
            </w:r>
          </w:ins>
        </w:p>
        <w:p w14:paraId="019CA0D1" w14:textId="5E9ABD85" w:rsidR="00F27075" w:rsidRDefault="00F27075">
          <w:pPr>
            <w:pStyle w:val="TOC1"/>
            <w:rPr>
              <w:ins w:id="18" w:author="Tellis Ellis" w:date="2019-09-30T18:31:00Z"/>
              <w:rFonts w:cstheme="minorBidi"/>
              <w:noProof/>
              <w:color w:val="auto"/>
            </w:rPr>
          </w:pPr>
          <w:ins w:id="19"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"_Toc20760703"</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Interface Specification</w:t>
            </w:r>
            <w:r>
              <w:rPr>
                <w:noProof/>
                <w:webHidden/>
              </w:rPr>
              <w:tab/>
            </w:r>
            <w:r>
              <w:rPr>
                <w:noProof/>
                <w:webHidden/>
              </w:rPr>
              <w:fldChar w:fldCharType="begin"/>
            </w:r>
            <w:r>
              <w:rPr>
                <w:noProof/>
                <w:webHidden/>
              </w:rPr>
              <w:instrText xml:space="preserve"> PAGEREF _Toc20760703 \h </w:instrText>
            </w:r>
            <w:r>
              <w:rPr>
                <w:noProof/>
                <w:webHidden/>
              </w:rPr>
            </w:r>
          </w:ins>
          <w:r>
            <w:rPr>
              <w:noProof/>
              <w:webHidden/>
            </w:rPr>
            <w:fldChar w:fldCharType="separate"/>
          </w:r>
          <w:ins w:id="20" w:author="Tellis Ellis" w:date="2019-09-30T18:31:00Z">
            <w:r>
              <w:rPr>
                <w:noProof/>
                <w:webHidden/>
              </w:rPr>
              <w:t>5</w:t>
            </w:r>
            <w:r>
              <w:rPr>
                <w:noProof/>
                <w:webHidden/>
              </w:rPr>
              <w:fldChar w:fldCharType="end"/>
            </w:r>
            <w:r w:rsidRPr="00AB7313">
              <w:rPr>
                <w:rStyle w:val="Hyperlink"/>
                <w:noProof/>
              </w:rPr>
              <w:fldChar w:fldCharType="end"/>
            </w:r>
          </w:ins>
        </w:p>
        <w:p w14:paraId="70D22E3E" w14:textId="2C6878FA" w:rsidR="00F27075" w:rsidRDefault="00F27075">
          <w:pPr>
            <w:pStyle w:val="TOC2"/>
            <w:tabs>
              <w:tab w:val="right" w:leader="dot" w:pos="14390"/>
            </w:tabs>
            <w:rPr>
              <w:ins w:id="21" w:author="Tellis Ellis" w:date="2019-09-30T18:31:00Z"/>
              <w:rFonts w:cstheme="minorBidi"/>
              <w:noProof/>
              <w:color w:val="auto"/>
            </w:rPr>
          </w:pPr>
          <w:ins w:id="22"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"_Toc20760704"</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Interacting Vendors, Systems and Applications</w:t>
            </w:r>
            <w:r>
              <w:rPr>
                <w:noProof/>
                <w:webHidden/>
              </w:rPr>
              <w:tab/>
            </w:r>
            <w:r>
              <w:rPr>
                <w:noProof/>
                <w:webHidden/>
              </w:rPr>
              <w:fldChar w:fldCharType="begin"/>
            </w:r>
            <w:r>
              <w:rPr>
                <w:noProof/>
                <w:webHidden/>
              </w:rPr>
              <w:instrText xml:space="preserve"> PAGEREF _Toc20760704 \h </w:instrText>
            </w:r>
            <w:r>
              <w:rPr>
                <w:noProof/>
                <w:webHidden/>
              </w:rPr>
            </w:r>
          </w:ins>
          <w:r>
            <w:rPr>
              <w:noProof/>
              <w:webHidden/>
            </w:rPr>
            <w:fldChar w:fldCharType="separate"/>
          </w:r>
          <w:ins w:id="23" w:author="Tellis Ellis" w:date="2019-09-30T18:31:00Z">
            <w:r>
              <w:rPr>
                <w:noProof/>
                <w:webHidden/>
              </w:rPr>
              <w:t>5</w:t>
            </w:r>
            <w:r>
              <w:rPr>
                <w:noProof/>
                <w:webHidden/>
              </w:rPr>
              <w:fldChar w:fldCharType="end"/>
            </w:r>
            <w:r w:rsidRPr="00AB7313">
              <w:rPr>
                <w:rStyle w:val="Hyperlink"/>
                <w:noProof/>
              </w:rPr>
              <w:fldChar w:fldCharType="end"/>
            </w:r>
          </w:ins>
        </w:p>
        <w:p w14:paraId="4A44E2D5" w14:textId="6DCAF9F1" w:rsidR="00F27075" w:rsidRDefault="00F27075">
          <w:pPr>
            <w:pStyle w:val="TOC2"/>
            <w:tabs>
              <w:tab w:val="right" w:leader="dot" w:pos="14390"/>
            </w:tabs>
            <w:rPr>
              <w:ins w:id="24" w:author="Tellis Ellis" w:date="2019-09-30T18:31:00Z"/>
              <w:rFonts w:cstheme="minorBidi"/>
              <w:noProof/>
              <w:color w:val="auto"/>
            </w:rPr>
          </w:pPr>
          <w:ins w:id="25"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"_Toc20760705"</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Supported HL7 Messages</w:t>
            </w:r>
            <w:r>
              <w:rPr>
                <w:noProof/>
                <w:webHidden/>
              </w:rPr>
              <w:tab/>
            </w:r>
            <w:r>
              <w:rPr>
                <w:noProof/>
                <w:webHidden/>
              </w:rPr>
              <w:fldChar w:fldCharType="begin"/>
            </w:r>
            <w:r>
              <w:rPr>
                <w:noProof/>
                <w:webHidden/>
              </w:rPr>
              <w:instrText xml:space="preserve"> PAGEREF _Toc20760705 \h </w:instrText>
            </w:r>
            <w:r>
              <w:rPr>
                <w:noProof/>
                <w:webHidden/>
              </w:rPr>
            </w:r>
          </w:ins>
          <w:r>
            <w:rPr>
              <w:noProof/>
              <w:webHidden/>
            </w:rPr>
            <w:fldChar w:fldCharType="separate"/>
          </w:r>
          <w:ins w:id="26" w:author="Tellis Ellis" w:date="2019-09-30T18:31:00Z">
            <w:r>
              <w:rPr>
                <w:noProof/>
                <w:webHidden/>
              </w:rPr>
              <w:t>5</w:t>
            </w:r>
            <w:r>
              <w:rPr>
                <w:noProof/>
                <w:webHidden/>
              </w:rPr>
              <w:fldChar w:fldCharType="end"/>
            </w:r>
            <w:r w:rsidRPr="00AB7313">
              <w:rPr>
                <w:rStyle w:val="Hyperlink"/>
                <w:noProof/>
              </w:rPr>
              <w:fldChar w:fldCharType="end"/>
            </w:r>
          </w:ins>
        </w:p>
        <w:p w14:paraId="4FBED062" w14:textId="3D925909" w:rsidR="00F27075" w:rsidRDefault="00F27075">
          <w:pPr>
            <w:pStyle w:val="TOC2"/>
            <w:tabs>
              <w:tab w:val="right" w:leader="dot" w:pos="14390"/>
            </w:tabs>
            <w:rPr>
              <w:ins w:id="27" w:author="Tellis Ellis" w:date="2019-09-30T18:31:00Z"/>
              <w:rFonts w:cstheme="minorBidi"/>
              <w:noProof/>
              <w:color w:val="auto"/>
            </w:rPr>
          </w:pPr>
          <w:ins w:id="28"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"_Toc20760706"</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rFonts w:eastAsiaTheme="minorHAnsi"/>
                <w:noProof/>
              </w:rPr>
              <w:t>Implemented HL7 Message Interfaces</w:t>
            </w:r>
            <w:r>
              <w:rPr>
                <w:noProof/>
                <w:webHidden/>
              </w:rPr>
              <w:tab/>
            </w:r>
            <w:r>
              <w:rPr>
                <w:noProof/>
                <w:webHidden/>
              </w:rPr>
              <w:fldChar w:fldCharType="begin"/>
            </w:r>
            <w:r>
              <w:rPr>
                <w:noProof/>
                <w:webHidden/>
              </w:rPr>
              <w:instrText xml:space="preserve"> PAGEREF _Toc20760706 \h </w:instrText>
            </w:r>
            <w:r>
              <w:rPr>
                <w:noProof/>
                <w:webHidden/>
              </w:rPr>
            </w:r>
          </w:ins>
          <w:r>
            <w:rPr>
              <w:noProof/>
              <w:webHidden/>
            </w:rPr>
            <w:fldChar w:fldCharType="separate"/>
          </w:r>
          <w:ins w:id="29" w:author="Tellis Ellis" w:date="2019-09-30T18:31:00Z">
            <w:r>
              <w:rPr>
                <w:noProof/>
                <w:webHidden/>
              </w:rPr>
              <w:t>5</w:t>
            </w:r>
            <w:r>
              <w:rPr>
                <w:noProof/>
                <w:webHidden/>
              </w:rPr>
              <w:fldChar w:fldCharType="end"/>
            </w:r>
            <w:r w:rsidRPr="00AB7313">
              <w:rPr>
                <w:rStyle w:val="Hyperlink"/>
                <w:noProof/>
              </w:rPr>
              <w:fldChar w:fldCharType="end"/>
            </w:r>
          </w:ins>
        </w:p>
        <w:p w14:paraId="664D129F" w14:textId="415D2B34" w:rsidR="00F27075" w:rsidRDefault="00F27075">
          <w:pPr>
            <w:pStyle w:val="TOC1"/>
            <w:rPr>
              <w:ins w:id="30" w:author="Tellis Ellis" w:date="2019-09-30T18:31:00Z"/>
              <w:rFonts w:cstheme="minorBidi"/>
              <w:noProof/>
              <w:color w:val="auto"/>
            </w:rPr>
          </w:pPr>
          <w:ins w:id="31"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"_Toc20760707"</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Summary of Changes</w:t>
            </w:r>
            <w:r>
              <w:rPr>
                <w:noProof/>
                <w:webHidden/>
              </w:rPr>
              <w:tab/>
            </w:r>
            <w:r>
              <w:rPr>
                <w:noProof/>
                <w:webHidden/>
              </w:rPr>
              <w:fldChar w:fldCharType="begin"/>
            </w:r>
            <w:r>
              <w:rPr>
                <w:noProof/>
                <w:webHidden/>
              </w:rPr>
              <w:instrText xml:space="preserve"> PAGEREF _Toc20760707 \h </w:instrText>
            </w:r>
            <w:r>
              <w:rPr>
                <w:noProof/>
                <w:webHidden/>
              </w:rPr>
            </w:r>
          </w:ins>
          <w:r>
            <w:rPr>
              <w:noProof/>
              <w:webHidden/>
            </w:rPr>
            <w:fldChar w:fldCharType="separate"/>
          </w:r>
          <w:ins w:id="32" w:author="Tellis Ellis" w:date="2019-09-30T18:31:00Z">
            <w:r>
              <w:rPr>
                <w:noProof/>
                <w:webHidden/>
              </w:rPr>
              <w:t>6</w:t>
            </w:r>
            <w:r>
              <w:rPr>
                <w:noProof/>
                <w:webHidden/>
              </w:rPr>
              <w:fldChar w:fldCharType="end"/>
            </w:r>
            <w:r w:rsidRPr="00AB7313">
              <w:rPr>
                <w:rStyle w:val="Hyperlink"/>
                <w:noProof/>
              </w:rPr>
              <w:fldChar w:fldCharType="end"/>
            </w:r>
          </w:ins>
        </w:p>
        <w:p w14:paraId="35D0417E" w14:textId="5A70B2F8" w:rsidR="00F27075" w:rsidRDefault="00F27075">
          <w:pPr>
            <w:pStyle w:val="TOC2"/>
            <w:tabs>
              <w:tab w:val="right" w:leader="dot" w:pos="14390"/>
            </w:tabs>
            <w:rPr>
              <w:ins w:id="33" w:author="Tellis Ellis" w:date="2019-09-30T18:31:00Z"/>
              <w:rFonts w:cstheme="minorBidi"/>
              <w:noProof/>
              <w:color w:val="auto"/>
            </w:rPr>
          </w:pPr>
          <w:ins w:id="34"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"_Toc20760708"</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HL7 Message Structure Changes</w:t>
            </w:r>
            <w:r>
              <w:rPr>
                <w:noProof/>
                <w:webHidden/>
              </w:rPr>
              <w:tab/>
            </w:r>
            <w:r>
              <w:rPr>
                <w:noProof/>
                <w:webHidden/>
              </w:rPr>
              <w:fldChar w:fldCharType="begin"/>
            </w:r>
            <w:r>
              <w:rPr>
                <w:noProof/>
                <w:webHidden/>
              </w:rPr>
              <w:instrText xml:space="preserve"> PAGEREF _Toc20760708 \h </w:instrText>
            </w:r>
            <w:r>
              <w:rPr>
                <w:noProof/>
                <w:webHidden/>
              </w:rPr>
            </w:r>
          </w:ins>
          <w:r>
            <w:rPr>
              <w:noProof/>
              <w:webHidden/>
            </w:rPr>
            <w:fldChar w:fldCharType="separate"/>
          </w:r>
          <w:ins w:id="35" w:author="Tellis Ellis" w:date="2019-09-30T18:31:00Z">
            <w:r>
              <w:rPr>
                <w:noProof/>
                <w:webHidden/>
              </w:rPr>
              <w:t>6</w:t>
            </w:r>
            <w:r>
              <w:rPr>
                <w:noProof/>
                <w:webHidden/>
              </w:rPr>
              <w:fldChar w:fldCharType="end"/>
            </w:r>
            <w:r w:rsidRPr="00AB7313">
              <w:rPr>
                <w:rStyle w:val="Hyperlink"/>
                <w:noProof/>
              </w:rPr>
              <w:fldChar w:fldCharType="end"/>
            </w:r>
          </w:ins>
        </w:p>
        <w:p w14:paraId="116D4F8D" w14:textId="00F84041" w:rsidR="00F27075" w:rsidRDefault="00F27075">
          <w:pPr>
            <w:pStyle w:val="TOC2"/>
            <w:tabs>
              <w:tab w:val="right" w:leader="dot" w:pos="14390"/>
            </w:tabs>
            <w:rPr>
              <w:ins w:id="36" w:author="Tellis Ellis" w:date="2019-09-30T18:31:00Z"/>
              <w:rFonts w:cstheme="minorBidi"/>
              <w:noProof/>
              <w:color w:val="auto"/>
            </w:rPr>
          </w:pPr>
          <w:ins w:id="37"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"_Toc20760709"</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HL7 Field-Level Changes</w:t>
            </w:r>
            <w:r>
              <w:rPr>
                <w:noProof/>
                <w:webHidden/>
              </w:rPr>
              <w:tab/>
            </w:r>
            <w:r>
              <w:rPr>
                <w:noProof/>
                <w:webHidden/>
              </w:rPr>
              <w:fldChar w:fldCharType="begin"/>
            </w:r>
            <w:r>
              <w:rPr>
                <w:noProof/>
                <w:webHidden/>
              </w:rPr>
              <w:instrText xml:space="preserve"> PAGEREF _Toc20760709 \h </w:instrText>
            </w:r>
            <w:r>
              <w:rPr>
                <w:noProof/>
                <w:webHidden/>
              </w:rPr>
            </w:r>
          </w:ins>
          <w:r>
            <w:rPr>
              <w:noProof/>
              <w:webHidden/>
            </w:rPr>
            <w:fldChar w:fldCharType="separate"/>
          </w:r>
          <w:ins w:id="38" w:author="Tellis Ellis" w:date="2019-09-30T18:31:00Z">
            <w:r>
              <w:rPr>
                <w:noProof/>
                <w:webHidden/>
              </w:rPr>
              <w:t>6</w:t>
            </w:r>
            <w:r>
              <w:rPr>
                <w:noProof/>
                <w:webHidden/>
              </w:rPr>
              <w:fldChar w:fldCharType="end"/>
            </w:r>
            <w:r w:rsidRPr="00AB7313">
              <w:rPr>
                <w:rStyle w:val="Hyperlink"/>
                <w:noProof/>
              </w:rPr>
              <w:fldChar w:fldCharType="end"/>
            </w:r>
          </w:ins>
        </w:p>
        <w:p w14:paraId="2991805B" w14:textId="3FCDE5E7" w:rsidR="00F27075" w:rsidRDefault="00F27075">
          <w:pPr>
            <w:pStyle w:val="TOC1"/>
            <w:rPr>
              <w:ins w:id="39" w:author="Tellis Ellis" w:date="2019-09-30T18:31:00Z"/>
              <w:rFonts w:cstheme="minorBidi"/>
              <w:noProof/>
              <w:color w:val="auto"/>
            </w:rPr>
          </w:pPr>
          <w:ins w:id="40"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"_Toc20760710"</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Messaging Specification</w:t>
            </w:r>
            <w:r>
              <w:rPr>
                <w:noProof/>
                <w:webHidden/>
              </w:rPr>
              <w:tab/>
            </w:r>
            <w:r>
              <w:rPr>
                <w:noProof/>
                <w:webHidden/>
              </w:rPr>
              <w:fldChar w:fldCharType="begin"/>
            </w:r>
            <w:r>
              <w:rPr>
                <w:noProof/>
                <w:webHidden/>
              </w:rPr>
              <w:instrText xml:space="preserve"> PAGEREF _Toc20760710 \h </w:instrText>
            </w:r>
            <w:r>
              <w:rPr>
                <w:noProof/>
                <w:webHidden/>
              </w:rPr>
            </w:r>
          </w:ins>
          <w:r>
            <w:rPr>
              <w:noProof/>
              <w:webHidden/>
            </w:rPr>
            <w:fldChar w:fldCharType="separate"/>
          </w:r>
          <w:ins w:id="41" w:author="Tellis Ellis" w:date="2019-09-30T18:31:00Z">
            <w:r>
              <w:rPr>
                <w:noProof/>
                <w:webHidden/>
              </w:rPr>
              <w:t>7</w:t>
            </w:r>
            <w:r>
              <w:rPr>
                <w:noProof/>
                <w:webHidden/>
              </w:rPr>
              <w:fldChar w:fldCharType="end"/>
            </w:r>
            <w:r w:rsidRPr="00AB7313">
              <w:rPr>
                <w:rStyle w:val="Hyperlink"/>
                <w:noProof/>
              </w:rPr>
              <w:fldChar w:fldCharType="end"/>
            </w:r>
          </w:ins>
        </w:p>
        <w:p w14:paraId="4DF5FC5F" w14:textId="7FB3EA22" w:rsidR="00F27075" w:rsidRDefault="00F27075">
          <w:pPr>
            <w:pStyle w:val="TOC2"/>
            <w:tabs>
              <w:tab w:val="right" w:leader="dot" w:pos="14390"/>
            </w:tabs>
            <w:rPr>
              <w:ins w:id="42" w:author="Tellis Ellis" w:date="2019-09-30T18:31:00Z"/>
              <w:rFonts w:cstheme="minorBidi"/>
              <w:noProof/>
              <w:color w:val="auto"/>
            </w:rPr>
          </w:pPr>
          <w:ins w:id="43"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"_Toc20760711"</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Supported Trigger Events</w:t>
            </w:r>
            <w:r>
              <w:rPr>
                <w:noProof/>
                <w:webHidden/>
              </w:rPr>
              <w:tab/>
            </w:r>
            <w:r>
              <w:rPr>
                <w:noProof/>
                <w:webHidden/>
              </w:rPr>
              <w:fldChar w:fldCharType="begin"/>
            </w:r>
            <w:r>
              <w:rPr>
                <w:noProof/>
                <w:webHidden/>
              </w:rPr>
              <w:instrText xml:space="preserve"> PAGEREF _Toc20760711 \h </w:instrText>
            </w:r>
            <w:r>
              <w:rPr>
                <w:noProof/>
                <w:webHidden/>
              </w:rPr>
            </w:r>
          </w:ins>
          <w:r>
            <w:rPr>
              <w:noProof/>
              <w:webHidden/>
            </w:rPr>
            <w:fldChar w:fldCharType="separate"/>
          </w:r>
          <w:ins w:id="44" w:author="Tellis Ellis" w:date="2019-09-30T18:31:00Z">
            <w:r>
              <w:rPr>
                <w:noProof/>
                <w:webHidden/>
              </w:rPr>
              <w:t>7</w:t>
            </w:r>
            <w:r>
              <w:rPr>
                <w:noProof/>
                <w:webHidden/>
              </w:rPr>
              <w:fldChar w:fldCharType="end"/>
            </w:r>
            <w:r w:rsidRPr="00AB7313">
              <w:rPr>
                <w:rStyle w:val="Hyperlink"/>
                <w:noProof/>
              </w:rPr>
              <w:fldChar w:fldCharType="end"/>
            </w:r>
          </w:ins>
        </w:p>
        <w:p w14:paraId="70DFB621" w14:textId="5950FF1B" w:rsidR="00F27075" w:rsidRDefault="00F27075">
          <w:pPr>
            <w:pStyle w:val="TOC2"/>
            <w:tabs>
              <w:tab w:val="right" w:leader="dot" w:pos="14390"/>
            </w:tabs>
            <w:rPr>
              <w:ins w:id="45" w:author="Tellis Ellis" w:date="2019-09-30T18:31:00Z"/>
              <w:rFonts w:cstheme="minorBidi"/>
              <w:noProof/>
              <w:color w:val="auto"/>
            </w:rPr>
          </w:pPr>
          <w:ins w:id="46"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"_Toc20760712"</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HL7 Message Segments</w:t>
            </w:r>
            <w:r>
              <w:rPr>
                <w:noProof/>
                <w:webHidden/>
              </w:rPr>
              <w:tab/>
            </w:r>
            <w:r>
              <w:rPr>
                <w:noProof/>
                <w:webHidden/>
              </w:rPr>
              <w:fldChar w:fldCharType="begin"/>
            </w:r>
            <w:r>
              <w:rPr>
                <w:noProof/>
                <w:webHidden/>
              </w:rPr>
              <w:instrText xml:space="preserve"> PAGEREF _Toc20760712 \h </w:instrText>
            </w:r>
            <w:r>
              <w:rPr>
                <w:noProof/>
                <w:webHidden/>
              </w:rPr>
            </w:r>
          </w:ins>
          <w:r>
            <w:rPr>
              <w:noProof/>
              <w:webHidden/>
            </w:rPr>
            <w:fldChar w:fldCharType="separate"/>
          </w:r>
          <w:ins w:id="47" w:author="Tellis Ellis" w:date="2019-09-30T18:31:00Z">
            <w:r>
              <w:rPr>
                <w:noProof/>
                <w:webHidden/>
              </w:rPr>
              <w:t>8</w:t>
            </w:r>
            <w:r>
              <w:rPr>
                <w:noProof/>
                <w:webHidden/>
              </w:rPr>
              <w:fldChar w:fldCharType="end"/>
            </w:r>
            <w:r w:rsidRPr="00AB7313">
              <w:rPr>
                <w:rStyle w:val="Hyperlink"/>
                <w:noProof/>
              </w:rPr>
              <w:fldChar w:fldCharType="end"/>
            </w:r>
          </w:ins>
        </w:p>
        <w:p w14:paraId="515B0639" w14:textId="41D9E909" w:rsidR="00F27075" w:rsidRDefault="00F27075">
          <w:pPr>
            <w:pStyle w:val="TOC2"/>
            <w:tabs>
              <w:tab w:val="right" w:leader="dot" w:pos="14390"/>
            </w:tabs>
            <w:rPr>
              <w:ins w:id="48" w:author="Tellis Ellis" w:date="2019-09-30T18:31:00Z"/>
              <w:rFonts w:cstheme="minorBidi"/>
              <w:noProof/>
              <w:color w:val="auto"/>
            </w:rPr>
          </w:pPr>
          <w:ins w:id="49"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"_Toc20760713"</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HL7 ACK Message Segments</w:t>
            </w:r>
            <w:r>
              <w:rPr>
                <w:noProof/>
                <w:webHidden/>
              </w:rPr>
              <w:tab/>
            </w:r>
            <w:r>
              <w:rPr>
                <w:noProof/>
                <w:webHidden/>
              </w:rPr>
              <w:fldChar w:fldCharType="begin"/>
            </w:r>
            <w:r>
              <w:rPr>
                <w:noProof/>
                <w:webHidden/>
              </w:rPr>
              <w:instrText xml:space="preserve"> PAGEREF _Toc20760713 \h </w:instrText>
            </w:r>
            <w:r>
              <w:rPr>
                <w:noProof/>
                <w:webHidden/>
              </w:rPr>
            </w:r>
          </w:ins>
          <w:r>
            <w:rPr>
              <w:noProof/>
              <w:webHidden/>
            </w:rPr>
            <w:fldChar w:fldCharType="separate"/>
          </w:r>
          <w:ins w:id="50" w:author="Tellis Ellis" w:date="2019-09-30T18:31:00Z">
            <w:r>
              <w:rPr>
                <w:noProof/>
                <w:webHidden/>
              </w:rPr>
              <w:t>8</w:t>
            </w:r>
            <w:r>
              <w:rPr>
                <w:noProof/>
                <w:webHidden/>
              </w:rPr>
              <w:fldChar w:fldCharType="end"/>
            </w:r>
            <w:r w:rsidRPr="00AB7313">
              <w:rPr>
                <w:rStyle w:val="Hyperlink"/>
                <w:noProof/>
              </w:rPr>
              <w:fldChar w:fldCharType="end"/>
            </w:r>
          </w:ins>
        </w:p>
        <w:p w14:paraId="2C0AAAD3" w14:textId="21FB1503" w:rsidR="00F27075" w:rsidRDefault="00F27075">
          <w:pPr>
            <w:pStyle w:val="TOC2"/>
            <w:tabs>
              <w:tab w:val="right" w:leader="dot" w:pos="14390"/>
            </w:tabs>
            <w:rPr>
              <w:ins w:id="51" w:author="Tellis Ellis" w:date="2019-09-30T18:31:00Z"/>
              <w:rFonts w:cstheme="minorBidi"/>
              <w:noProof/>
              <w:color w:val="auto"/>
            </w:rPr>
          </w:pPr>
          <w:ins w:id="52"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"_Toc20760714"</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Message Structure</w:t>
            </w:r>
            <w:r>
              <w:rPr>
                <w:noProof/>
                <w:webHidden/>
              </w:rPr>
              <w:tab/>
            </w:r>
            <w:r>
              <w:rPr>
                <w:noProof/>
                <w:webHidden/>
              </w:rPr>
              <w:fldChar w:fldCharType="begin"/>
            </w:r>
            <w:r>
              <w:rPr>
                <w:noProof/>
                <w:webHidden/>
              </w:rPr>
              <w:instrText xml:space="preserve"> PAGEREF _Toc20760714 \h </w:instrText>
            </w:r>
            <w:r>
              <w:rPr>
                <w:noProof/>
                <w:webHidden/>
              </w:rPr>
            </w:r>
          </w:ins>
          <w:r>
            <w:rPr>
              <w:noProof/>
              <w:webHidden/>
            </w:rPr>
            <w:fldChar w:fldCharType="separate"/>
          </w:r>
          <w:ins w:id="53" w:author="Tellis Ellis" w:date="2019-09-30T18:31:00Z">
            <w:r>
              <w:rPr>
                <w:noProof/>
                <w:webHidden/>
              </w:rPr>
              <w:t>9</w:t>
            </w:r>
            <w:r>
              <w:rPr>
                <w:noProof/>
                <w:webHidden/>
              </w:rPr>
              <w:fldChar w:fldCharType="end"/>
            </w:r>
            <w:r w:rsidRPr="00AB7313">
              <w:rPr>
                <w:rStyle w:val="Hyperlink"/>
                <w:noProof/>
              </w:rPr>
              <w:fldChar w:fldCharType="end"/>
            </w:r>
          </w:ins>
        </w:p>
        <w:p w14:paraId="30482CA2" w14:textId="5365F56E" w:rsidR="00F27075" w:rsidRDefault="00F27075">
          <w:pPr>
            <w:pStyle w:val="TOC3"/>
            <w:tabs>
              <w:tab w:val="right" w:leader="dot" w:pos="14390"/>
            </w:tabs>
            <w:rPr>
              <w:ins w:id="54" w:author="Tellis Ellis" w:date="2019-09-30T18:31:00Z"/>
              <w:rFonts w:cstheme="minorBidi"/>
              <w:noProof/>
              <w:color w:val="auto"/>
            </w:rPr>
          </w:pPr>
          <w:ins w:id="55"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"_Toc20760715"</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A01 – Patient Admission</w:t>
            </w:r>
            <w:r>
              <w:rPr>
                <w:noProof/>
                <w:webHidden/>
              </w:rPr>
              <w:tab/>
            </w:r>
            <w:r>
              <w:rPr>
                <w:noProof/>
                <w:webHidden/>
              </w:rPr>
              <w:fldChar w:fldCharType="begin"/>
            </w:r>
            <w:r>
              <w:rPr>
                <w:noProof/>
                <w:webHidden/>
              </w:rPr>
              <w:instrText xml:space="preserve"> PAGEREF _Toc20760715 \h </w:instrText>
            </w:r>
            <w:r>
              <w:rPr>
                <w:noProof/>
                <w:webHidden/>
              </w:rPr>
            </w:r>
          </w:ins>
          <w:r>
            <w:rPr>
              <w:noProof/>
              <w:webHidden/>
            </w:rPr>
            <w:fldChar w:fldCharType="separate"/>
          </w:r>
          <w:ins w:id="56" w:author="Tellis Ellis" w:date="2019-09-30T18:31:00Z">
            <w:r>
              <w:rPr>
                <w:noProof/>
                <w:webHidden/>
              </w:rPr>
              <w:t>9</w:t>
            </w:r>
            <w:r>
              <w:rPr>
                <w:noProof/>
                <w:webHidden/>
              </w:rPr>
              <w:fldChar w:fldCharType="end"/>
            </w:r>
            <w:r w:rsidRPr="00AB7313">
              <w:rPr>
                <w:rStyle w:val="Hyperlink"/>
                <w:noProof/>
              </w:rPr>
              <w:fldChar w:fldCharType="end"/>
            </w:r>
          </w:ins>
        </w:p>
        <w:p w14:paraId="5BE4FD5F" w14:textId="3D875F03" w:rsidR="00F27075" w:rsidRDefault="00F27075">
          <w:pPr>
            <w:pStyle w:val="TOC3"/>
            <w:tabs>
              <w:tab w:val="right" w:leader="dot" w:pos="14390"/>
            </w:tabs>
            <w:rPr>
              <w:ins w:id="57" w:author="Tellis Ellis" w:date="2019-09-30T18:31:00Z"/>
              <w:rFonts w:cstheme="minorBidi"/>
              <w:noProof/>
              <w:color w:val="auto"/>
            </w:rPr>
          </w:pPr>
          <w:ins w:id="58"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"_Toc20760716"</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A03 – Patient Discharge</w:t>
            </w:r>
            <w:r>
              <w:rPr>
                <w:noProof/>
                <w:webHidden/>
              </w:rPr>
              <w:tab/>
            </w:r>
            <w:r>
              <w:rPr>
                <w:noProof/>
                <w:webHidden/>
              </w:rPr>
              <w:fldChar w:fldCharType="begin"/>
            </w:r>
            <w:r>
              <w:rPr>
                <w:noProof/>
                <w:webHidden/>
              </w:rPr>
              <w:instrText xml:space="preserve"> PAGEREF _Toc20760716 \h </w:instrText>
            </w:r>
            <w:r>
              <w:rPr>
                <w:noProof/>
                <w:webHidden/>
              </w:rPr>
            </w:r>
          </w:ins>
          <w:r>
            <w:rPr>
              <w:noProof/>
              <w:webHidden/>
            </w:rPr>
            <w:fldChar w:fldCharType="separate"/>
          </w:r>
          <w:ins w:id="59" w:author="Tellis Ellis" w:date="2019-09-30T18:31:00Z">
            <w:r>
              <w:rPr>
                <w:noProof/>
                <w:webHidden/>
              </w:rPr>
              <w:t>9</w:t>
            </w:r>
            <w:r>
              <w:rPr>
                <w:noProof/>
                <w:webHidden/>
              </w:rPr>
              <w:fldChar w:fldCharType="end"/>
            </w:r>
            <w:r w:rsidRPr="00AB7313">
              <w:rPr>
                <w:rStyle w:val="Hyperlink"/>
                <w:noProof/>
              </w:rPr>
              <w:fldChar w:fldCharType="end"/>
            </w:r>
          </w:ins>
        </w:p>
        <w:p w14:paraId="7AD8FA07" w14:textId="1B1FF627" w:rsidR="00F27075" w:rsidRDefault="00F27075">
          <w:pPr>
            <w:pStyle w:val="TOC3"/>
            <w:tabs>
              <w:tab w:val="right" w:leader="dot" w:pos="14390"/>
            </w:tabs>
            <w:rPr>
              <w:ins w:id="60" w:author="Tellis Ellis" w:date="2019-09-30T18:31:00Z"/>
              <w:rFonts w:cstheme="minorBidi"/>
              <w:noProof/>
              <w:color w:val="auto"/>
            </w:rPr>
          </w:pPr>
          <w:ins w:id="61"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"_Toc20760717"</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A05 – Patient Registration</w:t>
            </w:r>
            <w:r>
              <w:rPr>
                <w:noProof/>
                <w:webHidden/>
              </w:rPr>
              <w:tab/>
            </w:r>
            <w:r>
              <w:rPr>
                <w:noProof/>
                <w:webHidden/>
              </w:rPr>
              <w:fldChar w:fldCharType="begin"/>
            </w:r>
            <w:r>
              <w:rPr>
                <w:noProof/>
                <w:webHidden/>
              </w:rPr>
              <w:instrText xml:space="preserve"> PAGEREF _Toc20760717 \h </w:instrText>
            </w:r>
            <w:r>
              <w:rPr>
                <w:noProof/>
                <w:webHidden/>
              </w:rPr>
            </w:r>
          </w:ins>
          <w:r>
            <w:rPr>
              <w:noProof/>
              <w:webHidden/>
            </w:rPr>
            <w:fldChar w:fldCharType="separate"/>
          </w:r>
          <w:ins w:id="62" w:author="Tellis Ellis" w:date="2019-09-30T18:31:00Z">
            <w:r>
              <w:rPr>
                <w:noProof/>
                <w:webHidden/>
              </w:rPr>
              <w:t>10</w:t>
            </w:r>
            <w:r>
              <w:rPr>
                <w:noProof/>
                <w:webHidden/>
              </w:rPr>
              <w:fldChar w:fldCharType="end"/>
            </w:r>
            <w:r w:rsidRPr="00AB7313">
              <w:rPr>
                <w:rStyle w:val="Hyperlink"/>
                <w:noProof/>
              </w:rPr>
              <w:fldChar w:fldCharType="end"/>
            </w:r>
          </w:ins>
        </w:p>
        <w:p w14:paraId="70FCDA8C" w14:textId="44390F79" w:rsidR="00F27075" w:rsidRDefault="00F27075">
          <w:pPr>
            <w:pStyle w:val="TOC3"/>
            <w:tabs>
              <w:tab w:val="right" w:leader="dot" w:pos="14390"/>
            </w:tabs>
            <w:rPr>
              <w:ins w:id="63" w:author="Tellis Ellis" w:date="2019-09-30T18:31:00Z"/>
              <w:rFonts w:cstheme="minorBidi"/>
              <w:noProof/>
              <w:color w:val="auto"/>
            </w:rPr>
          </w:pPr>
          <w:ins w:id="64" w:author="Tellis Ellis" w:date="2019-09-30T18:31:00Z">
            <w:r w:rsidRPr="00AB7313">
              <w:rPr>
                <w:rStyle w:val="Hyperlink"/>
                <w:noProof/>
              </w:rPr>
              <w:lastRenderedPageBreak/>
              <w:fldChar w:fldCharType="begin"/>
            </w:r>
            <w:r w:rsidRPr="00AB7313">
              <w:rPr>
                <w:rStyle w:val="Hyperlink"/>
                <w:noProof/>
              </w:rPr>
              <w:instrText xml:space="preserve"> </w:instrText>
            </w:r>
            <w:r>
              <w:rPr>
                <w:noProof/>
              </w:rPr>
              <w:instrText>HYPERLINK \l "_Toc20760718"</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A08 – Patient Update</w:t>
            </w:r>
            <w:r>
              <w:rPr>
                <w:noProof/>
                <w:webHidden/>
              </w:rPr>
              <w:tab/>
            </w:r>
            <w:r>
              <w:rPr>
                <w:noProof/>
                <w:webHidden/>
              </w:rPr>
              <w:fldChar w:fldCharType="begin"/>
            </w:r>
            <w:r>
              <w:rPr>
                <w:noProof/>
                <w:webHidden/>
              </w:rPr>
              <w:instrText xml:space="preserve"> PAGEREF _Toc20760718 \h </w:instrText>
            </w:r>
            <w:r>
              <w:rPr>
                <w:noProof/>
                <w:webHidden/>
              </w:rPr>
            </w:r>
          </w:ins>
          <w:r>
            <w:rPr>
              <w:noProof/>
              <w:webHidden/>
            </w:rPr>
            <w:fldChar w:fldCharType="separate"/>
          </w:r>
          <w:ins w:id="65" w:author="Tellis Ellis" w:date="2019-09-30T18:31:00Z">
            <w:r>
              <w:rPr>
                <w:noProof/>
                <w:webHidden/>
              </w:rPr>
              <w:t>10</w:t>
            </w:r>
            <w:r>
              <w:rPr>
                <w:noProof/>
                <w:webHidden/>
              </w:rPr>
              <w:fldChar w:fldCharType="end"/>
            </w:r>
            <w:r w:rsidRPr="00AB7313">
              <w:rPr>
                <w:rStyle w:val="Hyperlink"/>
                <w:noProof/>
              </w:rPr>
              <w:fldChar w:fldCharType="end"/>
            </w:r>
          </w:ins>
        </w:p>
        <w:p w14:paraId="2F591E61" w14:textId="0B6BFCBC" w:rsidR="00F27075" w:rsidRDefault="00F27075">
          <w:pPr>
            <w:pStyle w:val="TOC3"/>
            <w:tabs>
              <w:tab w:val="right" w:leader="dot" w:pos="14390"/>
            </w:tabs>
            <w:rPr>
              <w:ins w:id="66" w:author="Tellis Ellis" w:date="2019-09-30T18:31:00Z"/>
              <w:rFonts w:cstheme="minorBidi"/>
              <w:noProof/>
              <w:color w:val="auto"/>
            </w:rPr>
          </w:pPr>
          <w:ins w:id="67"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"_Toc20760719"</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ACK – Message Acknowledgment</w:t>
            </w:r>
            <w:r>
              <w:rPr>
                <w:noProof/>
                <w:webHidden/>
              </w:rPr>
              <w:tab/>
            </w:r>
            <w:r>
              <w:rPr>
                <w:noProof/>
                <w:webHidden/>
              </w:rPr>
              <w:fldChar w:fldCharType="begin"/>
            </w:r>
            <w:r>
              <w:rPr>
                <w:noProof/>
                <w:webHidden/>
              </w:rPr>
              <w:instrText xml:space="preserve"> PAGEREF _Toc20760719 \h </w:instrText>
            </w:r>
            <w:r>
              <w:rPr>
                <w:noProof/>
                <w:webHidden/>
              </w:rPr>
            </w:r>
          </w:ins>
          <w:r>
            <w:rPr>
              <w:noProof/>
              <w:webHidden/>
            </w:rPr>
            <w:fldChar w:fldCharType="separate"/>
          </w:r>
          <w:ins w:id="68" w:author="Tellis Ellis" w:date="2019-09-30T18:31:00Z">
            <w:r>
              <w:rPr>
                <w:noProof/>
                <w:webHidden/>
              </w:rPr>
              <w:t>11</w:t>
            </w:r>
            <w:r>
              <w:rPr>
                <w:noProof/>
                <w:webHidden/>
              </w:rPr>
              <w:fldChar w:fldCharType="end"/>
            </w:r>
            <w:r w:rsidRPr="00AB7313">
              <w:rPr>
                <w:rStyle w:val="Hyperlink"/>
                <w:noProof/>
              </w:rPr>
              <w:fldChar w:fldCharType="end"/>
            </w:r>
          </w:ins>
        </w:p>
        <w:p w14:paraId="08EF29E9" w14:textId="3FF3D172" w:rsidR="00F27075" w:rsidRDefault="00F27075">
          <w:pPr>
            <w:pStyle w:val="TOC2"/>
            <w:tabs>
              <w:tab w:val="right" w:leader="dot" w:pos="14390"/>
            </w:tabs>
            <w:rPr>
              <w:ins w:id="69" w:author="Tellis Ellis" w:date="2019-09-30T18:31:00Z"/>
              <w:rFonts w:cstheme="minorBidi"/>
              <w:noProof/>
              <w:color w:val="auto"/>
            </w:rPr>
          </w:pPr>
          <w:ins w:id="70"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"_Toc20760720"</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Message Segments</w:t>
            </w:r>
            <w:r>
              <w:rPr>
                <w:noProof/>
                <w:webHidden/>
              </w:rPr>
              <w:tab/>
            </w:r>
            <w:r>
              <w:rPr>
                <w:noProof/>
                <w:webHidden/>
              </w:rPr>
              <w:fldChar w:fldCharType="begin"/>
            </w:r>
            <w:r>
              <w:rPr>
                <w:noProof/>
                <w:webHidden/>
              </w:rPr>
              <w:instrText xml:space="preserve"> PAGEREF _Toc20760720 \h </w:instrText>
            </w:r>
            <w:r>
              <w:rPr>
                <w:noProof/>
                <w:webHidden/>
              </w:rPr>
            </w:r>
          </w:ins>
          <w:r>
            <w:rPr>
              <w:noProof/>
              <w:webHidden/>
            </w:rPr>
            <w:fldChar w:fldCharType="separate"/>
          </w:r>
          <w:ins w:id="71" w:author="Tellis Ellis" w:date="2019-09-30T18:31:00Z">
            <w:r>
              <w:rPr>
                <w:noProof/>
                <w:webHidden/>
              </w:rPr>
              <w:t>12</w:t>
            </w:r>
            <w:r>
              <w:rPr>
                <w:noProof/>
                <w:webHidden/>
              </w:rPr>
              <w:fldChar w:fldCharType="end"/>
            </w:r>
            <w:r w:rsidRPr="00AB7313">
              <w:rPr>
                <w:rStyle w:val="Hyperlink"/>
                <w:noProof/>
              </w:rPr>
              <w:fldChar w:fldCharType="end"/>
            </w:r>
          </w:ins>
        </w:p>
        <w:p w14:paraId="5A278BBC" w14:textId="0E84C864" w:rsidR="00F27075" w:rsidRDefault="00F27075">
          <w:pPr>
            <w:pStyle w:val="TOC3"/>
            <w:tabs>
              <w:tab w:val="right" w:leader="dot" w:pos="14390"/>
            </w:tabs>
            <w:rPr>
              <w:ins w:id="72" w:author="Tellis Ellis" w:date="2019-09-30T18:31:00Z"/>
              <w:rFonts w:cstheme="minorBidi"/>
              <w:noProof/>
              <w:color w:val="auto"/>
            </w:rPr>
          </w:pPr>
          <w:ins w:id="73"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"_Toc20760721"</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MSH – Message Header – HL7 v2.4</w:t>
            </w:r>
            <w:r>
              <w:rPr>
                <w:noProof/>
                <w:webHidden/>
              </w:rPr>
              <w:tab/>
            </w:r>
            <w:r>
              <w:rPr>
                <w:noProof/>
                <w:webHidden/>
              </w:rPr>
              <w:fldChar w:fldCharType="begin"/>
            </w:r>
            <w:r>
              <w:rPr>
                <w:noProof/>
                <w:webHidden/>
              </w:rPr>
              <w:instrText xml:space="preserve"> PAGEREF _Toc20760721 \h </w:instrText>
            </w:r>
            <w:r>
              <w:rPr>
                <w:noProof/>
                <w:webHidden/>
              </w:rPr>
            </w:r>
          </w:ins>
          <w:r>
            <w:rPr>
              <w:noProof/>
              <w:webHidden/>
            </w:rPr>
            <w:fldChar w:fldCharType="separate"/>
          </w:r>
          <w:ins w:id="74" w:author="Tellis Ellis" w:date="2019-09-30T18:31:00Z">
            <w:r>
              <w:rPr>
                <w:noProof/>
                <w:webHidden/>
              </w:rPr>
              <w:t>12</w:t>
            </w:r>
            <w:r>
              <w:rPr>
                <w:noProof/>
                <w:webHidden/>
              </w:rPr>
              <w:fldChar w:fldCharType="end"/>
            </w:r>
            <w:r w:rsidRPr="00AB7313">
              <w:rPr>
                <w:rStyle w:val="Hyperlink"/>
                <w:noProof/>
              </w:rPr>
              <w:fldChar w:fldCharType="end"/>
            </w:r>
          </w:ins>
        </w:p>
        <w:p w14:paraId="3A289F10" w14:textId="146E670D" w:rsidR="00F27075" w:rsidRDefault="00F27075">
          <w:pPr>
            <w:pStyle w:val="TOC3"/>
            <w:tabs>
              <w:tab w:val="right" w:leader="dot" w:pos="14390"/>
            </w:tabs>
            <w:rPr>
              <w:ins w:id="75" w:author="Tellis Ellis" w:date="2019-09-30T18:31:00Z"/>
              <w:rFonts w:cstheme="minorBidi"/>
              <w:noProof/>
              <w:color w:val="auto"/>
            </w:rPr>
          </w:pPr>
          <w:ins w:id="76"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"_Toc20760722"</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EVN – Event Identification – HL7 v2.4</w:t>
            </w:r>
            <w:r>
              <w:rPr>
                <w:noProof/>
                <w:webHidden/>
              </w:rPr>
              <w:tab/>
            </w:r>
            <w:r>
              <w:rPr>
                <w:noProof/>
                <w:webHidden/>
              </w:rPr>
              <w:fldChar w:fldCharType="begin"/>
            </w:r>
            <w:r>
              <w:rPr>
                <w:noProof/>
                <w:webHidden/>
              </w:rPr>
              <w:instrText xml:space="preserve"> PAGEREF _Toc20760722 \h </w:instrText>
            </w:r>
            <w:r>
              <w:rPr>
                <w:noProof/>
                <w:webHidden/>
              </w:rPr>
            </w:r>
          </w:ins>
          <w:r>
            <w:rPr>
              <w:noProof/>
              <w:webHidden/>
            </w:rPr>
            <w:fldChar w:fldCharType="separate"/>
          </w:r>
          <w:ins w:id="77" w:author="Tellis Ellis" w:date="2019-09-30T18:31:00Z">
            <w:r>
              <w:rPr>
                <w:noProof/>
                <w:webHidden/>
              </w:rPr>
              <w:t>14</w:t>
            </w:r>
            <w:r>
              <w:rPr>
                <w:noProof/>
                <w:webHidden/>
              </w:rPr>
              <w:fldChar w:fldCharType="end"/>
            </w:r>
            <w:r w:rsidRPr="00AB7313">
              <w:rPr>
                <w:rStyle w:val="Hyperlink"/>
                <w:noProof/>
              </w:rPr>
              <w:fldChar w:fldCharType="end"/>
            </w:r>
          </w:ins>
        </w:p>
        <w:p w14:paraId="436AF4A4" w14:textId="60048003" w:rsidR="00F27075" w:rsidRDefault="00F27075">
          <w:pPr>
            <w:pStyle w:val="TOC3"/>
            <w:tabs>
              <w:tab w:val="right" w:leader="dot" w:pos="14390"/>
            </w:tabs>
            <w:rPr>
              <w:ins w:id="78" w:author="Tellis Ellis" w:date="2019-09-30T18:31:00Z"/>
              <w:rFonts w:cstheme="minorBidi"/>
              <w:noProof/>
              <w:color w:val="auto"/>
            </w:rPr>
          </w:pPr>
          <w:ins w:id="79"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"_Toc20760723"</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PID – Patient Identification - HL7 v2.4</w:t>
            </w:r>
            <w:r>
              <w:rPr>
                <w:noProof/>
                <w:webHidden/>
              </w:rPr>
              <w:tab/>
            </w:r>
            <w:r>
              <w:rPr>
                <w:noProof/>
                <w:webHidden/>
              </w:rPr>
              <w:fldChar w:fldCharType="begin"/>
            </w:r>
            <w:r>
              <w:rPr>
                <w:noProof/>
                <w:webHidden/>
              </w:rPr>
              <w:instrText xml:space="preserve"> PAGEREF _Toc20760723 \h </w:instrText>
            </w:r>
            <w:r>
              <w:rPr>
                <w:noProof/>
                <w:webHidden/>
              </w:rPr>
            </w:r>
          </w:ins>
          <w:r>
            <w:rPr>
              <w:noProof/>
              <w:webHidden/>
            </w:rPr>
            <w:fldChar w:fldCharType="separate"/>
          </w:r>
          <w:ins w:id="80" w:author="Tellis Ellis" w:date="2019-09-30T18:31:00Z">
            <w:r>
              <w:rPr>
                <w:noProof/>
                <w:webHidden/>
              </w:rPr>
              <w:t>15</w:t>
            </w:r>
            <w:r>
              <w:rPr>
                <w:noProof/>
                <w:webHidden/>
              </w:rPr>
              <w:fldChar w:fldCharType="end"/>
            </w:r>
            <w:r w:rsidRPr="00AB7313">
              <w:rPr>
                <w:rStyle w:val="Hyperlink"/>
                <w:noProof/>
              </w:rPr>
              <w:fldChar w:fldCharType="end"/>
            </w:r>
          </w:ins>
        </w:p>
        <w:p w14:paraId="79380A85" w14:textId="2DAF365F" w:rsidR="00F27075" w:rsidRDefault="00F27075">
          <w:pPr>
            <w:pStyle w:val="TOC3"/>
            <w:tabs>
              <w:tab w:val="right" w:leader="dot" w:pos="14390"/>
            </w:tabs>
            <w:rPr>
              <w:ins w:id="81" w:author="Tellis Ellis" w:date="2019-09-30T18:31:00Z"/>
              <w:rFonts w:cstheme="minorBidi"/>
              <w:noProof/>
              <w:color w:val="auto"/>
            </w:rPr>
          </w:pPr>
          <w:ins w:id="82"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"_Toc20760724"</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PV1 – Patient Visit – HL7 v2.4</w:t>
            </w:r>
            <w:r>
              <w:rPr>
                <w:noProof/>
                <w:webHidden/>
              </w:rPr>
              <w:tab/>
            </w:r>
            <w:r>
              <w:rPr>
                <w:noProof/>
                <w:webHidden/>
              </w:rPr>
              <w:fldChar w:fldCharType="begin"/>
            </w:r>
            <w:r>
              <w:rPr>
                <w:noProof/>
                <w:webHidden/>
              </w:rPr>
              <w:instrText xml:space="preserve"> PAGEREF _Toc20760724 \h </w:instrText>
            </w:r>
            <w:r>
              <w:rPr>
                <w:noProof/>
                <w:webHidden/>
              </w:rPr>
            </w:r>
          </w:ins>
          <w:r>
            <w:rPr>
              <w:noProof/>
              <w:webHidden/>
            </w:rPr>
            <w:fldChar w:fldCharType="separate"/>
          </w:r>
          <w:ins w:id="83" w:author="Tellis Ellis" w:date="2019-09-30T18:31:00Z">
            <w:r>
              <w:rPr>
                <w:noProof/>
                <w:webHidden/>
              </w:rPr>
              <w:t>18</w:t>
            </w:r>
            <w:r>
              <w:rPr>
                <w:noProof/>
                <w:webHidden/>
              </w:rPr>
              <w:fldChar w:fldCharType="end"/>
            </w:r>
            <w:r w:rsidRPr="00AB7313">
              <w:rPr>
                <w:rStyle w:val="Hyperlink"/>
                <w:noProof/>
              </w:rPr>
              <w:fldChar w:fldCharType="end"/>
            </w:r>
          </w:ins>
        </w:p>
        <w:p w14:paraId="75F89370" w14:textId="133B613C" w:rsidR="00F27075" w:rsidRDefault="00F27075">
          <w:pPr>
            <w:pStyle w:val="TOC3"/>
            <w:tabs>
              <w:tab w:val="right" w:leader="dot" w:pos="14390"/>
            </w:tabs>
            <w:rPr>
              <w:ins w:id="84" w:author="Tellis Ellis" w:date="2019-09-30T18:31:00Z"/>
              <w:rFonts w:cstheme="minorBidi"/>
              <w:noProof/>
              <w:color w:val="auto"/>
            </w:rPr>
          </w:pPr>
          <w:ins w:id="85"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"_Toc20760725"</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PV2– Patient Visit Additional Info – HL7 v2.4</w:t>
            </w:r>
            <w:r>
              <w:rPr>
                <w:noProof/>
                <w:webHidden/>
              </w:rPr>
              <w:tab/>
            </w:r>
            <w:r>
              <w:rPr>
                <w:noProof/>
                <w:webHidden/>
              </w:rPr>
              <w:fldChar w:fldCharType="begin"/>
            </w:r>
            <w:r>
              <w:rPr>
                <w:noProof/>
                <w:webHidden/>
              </w:rPr>
              <w:instrText xml:space="preserve"> PAGEREF _Toc20760725 \h </w:instrText>
            </w:r>
            <w:r>
              <w:rPr>
                <w:noProof/>
                <w:webHidden/>
              </w:rPr>
            </w:r>
          </w:ins>
          <w:r>
            <w:rPr>
              <w:noProof/>
              <w:webHidden/>
            </w:rPr>
            <w:fldChar w:fldCharType="separate"/>
          </w:r>
          <w:ins w:id="86" w:author="Tellis Ellis" w:date="2019-09-30T18:31:00Z">
            <w:r>
              <w:rPr>
                <w:noProof/>
                <w:webHidden/>
              </w:rPr>
              <w:t>23</w:t>
            </w:r>
            <w:r>
              <w:rPr>
                <w:noProof/>
                <w:webHidden/>
              </w:rPr>
              <w:fldChar w:fldCharType="end"/>
            </w:r>
            <w:r w:rsidRPr="00AB7313">
              <w:rPr>
                <w:rStyle w:val="Hyperlink"/>
                <w:noProof/>
              </w:rPr>
              <w:fldChar w:fldCharType="end"/>
            </w:r>
          </w:ins>
        </w:p>
        <w:p w14:paraId="5C3D2B18" w14:textId="23D7FD5F" w:rsidR="00F27075" w:rsidRDefault="00F27075">
          <w:pPr>
            <w:pStyle w:val="TOC3"/>
            <w:tabs>
              <w:tab w:val="right" w:leader="dot" w:pos="14390"/>
            </w:tabs>
            <w:rPr>
              <w:ins w:id="87" w:author="Tellis Ellis" w:date="2019-09-30T18:31:00Z"/>
              <w:rFonts w:cstheme="minorBidi"/>
              <w:noProof/>
              <w:color w:val="auto"/>
            </w:rPr>
          </w:pPr>
          <w:ins w:id="88"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"_Toc20760726"</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DG1 – Diagnosis – HL7 v2.4</w:t>
            </w:r>
            <w:r>
              <w:rPr>
                <w:noProof/>
                <w:webHidden/>
              </w:rPr>
              <w:tab/>
            </w:r>
            <w:r>
              <w:rPr>
                <w:noProof/>
                <w:webHidden/>
              </w:rPr>
              <w:fldChar w:fldCharType="begin"/>
            </w:r>
            <w:r>
              <w:rPr>
                <w:noProof/>
                <w:webHidden/>
              </w:rPr>
              <w:instrText xml:space="preserve"> PAGEREF _Toc20760726 \h </w:instrText>
            </w:r>
            <w:r>
              <w:rPr>
                <w:noProof/>
                <w:webHidden/>
              </w:rPr>
            </w:r>
          </w:ins>
          <w:r>
            <w:rPr>
              <w:noProof/>
              <w:webHidden/>
            </w:rPr>
            <w:fldChar w:fldCharType="separate"/>
          </w:r>
          <w:ins w:id="89" w:author="Tellis Ellis" w:date="2019-09-30T18:31:00Z">
            <w:r>
              <w:rPr>
                <w:noProof/>
                <w:webHidden/>
              </w:rPr>
              <w:t>25</w:t>
            </w:r>
            <w:r>
              <w:rPr>
                <w:noProof/>
                <w:webHidden/>
              </w:rPr>
              <w:fldChar w:fldCharType="end"/>
            </w:r>
            <w:r w:rsidRPr="00AB7313">
              <w:rPr>
                <w:rStyle w:val="Hyperlink"/>
                <w:noProof/>
              </w:rPr>
              <w:fldChar w:fldCharType="end"/>
            </w:r>
          </w:ins>
        </w:p>
        <w:p w14:paraId="31AB17DA" w14:textId="696DFF6F" w:rsidR="00F27075" w:rsidRDefault="00F27075">
          <w:pPr>
            <w:pStyle w:val="TOC3"/>
            <w:tabs>
              <w:tab w:val="right" w:leader="dot" w:pos="14390"/>
            </w:tabs>
            <w:rPr>
              <w:ins w:id="90" w:author="Tellis Ellis" w:date="2019-09-30T18:31:00Z"/>
              <w:rFonts w:cstheme="minorBidi"/>
              <w:noProof/>
              <w:color w:val="auto"/>
            </w:rPr>
          </w:pPr>
          <w:ins w:id="91"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"_Toc20760727"</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AL1 – Allergy – HL7 v2.4</w:t>
            </w:r>
            <w:r>
              <w:rPr>
                <w:noProof/>
                <w:webHidden/>
              </w:rPr>
              <w:tab/>
            </w:r>
            <w:r>
              <w:rPr>
                <w:noProof/>
                <w:webHidden/>
              </w:rPr>
              <w:fldChar w:fldCharType="begin"/>
            </w:r>
            <w:r>
              <w:rPr>
                <w:noProof/>
                <w:webHidden/>
              </w:rPr>
              <w:instrText xml:space="preserve"> PAGEREF _Toc20760727 \h </w:instrText>
            </w:r>
            <w:r>
              <w:rPr>
                <w:noProof/>
                <w:webHidden/>
              </w:rPr>
            </w:r>
          </w:ins>
          <w:r>
            <w:rPr>
              <w:noProof/>
              <w:webHidden/>
            </w:rPr>
            <w:fldChar w:fldCharType="separate"/>
          </w:r>
          <w:ins w:id="92" w:author="Tellis Ellis" w:date="2019-09-30T18:31:00Z">
            <w:r>
              <w:rPr>
                <w:noProof/>
                <w:webHidden/>
              </w:rPr>
              <w:t>27</w:t>
            </w:r>
            <w:r>
              <w:rPr>
                <w:noProof/>
                <w:webHidden/>
              </w:rPr>
              <w:fldChar w:fldCharType="end"/>
            </w:r>
            <w:r w:rsidRPr="00AB7313">
              <w:rPr>
                <w:rStyle w:val="Hyperlink"/>
                <w:noProof/>
              </w:rPr>
              <w:fldChar w:fldCharType="end"/>
            </w:r>
          </w:ins>
        </w:p>
        <w:p w14:paraId="0BBEE1C3" w14:textId="44C608EF" w:rsidR="00F27075" w:rsidRDefault="00F27075">
          <w:pPr>
            <w:pStyle w:val="TOC3"/>
            <w:tabs>
              <w:tab w:val="right" w:leader="dot" w:pos="14390"/>
            </w:tabs>
            <w:rPr>
              <w:ins w:id="93" w:author="Tellis Ellis" w:date="2019-09-30T18:31:00Z"/>
              <w:rFonts w:cstheme="minorBidi"/>
              <w:noProof/>
              <w:color w:val="auto"/>
            </w:rPr>
          </w:pPr>
          <w:ins w:id="94"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"_Toc20760728"</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Indicating No Known Allergies (NKA)</w:t>
            </w:r>
            <w:r>
              <w:rPr>
                <w:noProof/>
                <w:webHidden/>
              </w:rPr>
              <w:tab/>
            </w:r>
            <w:r>
              <w:rPr>
                <w:noProof/>
                <w:webHidden/>
              </w:rPr>
              <w:fldChar w:fldCharType="begin"/>
            </w:r>
            <w:r>
              <w:rPr>
                <w:noProof/>
                <w:webHidden/>
              </w:rPr>
              <w:instrText xml:space="preserve"> PAGEREF _Toc20760728 \h </w:instrText>
            </w:r>
            <w:r>
              <w:rPr>
                <w:noProof/>
                <w:webHidden/>
              </w:rPr>
            </w:r>
          </w:ins>
          <w:r>
            <w:rPr>
              <w:noProof/>
              <w:webHidden/>
            </w:rPr>
            <w:fldChar w:fldCharType="separate"/>
          </w:r>
          <w:ins w:id="95" w:author="Tellis Ellis" w:date="2019-09-30T18:31:00Z">
            <w:r>
              <w:rPr>
                <w:noProof/>
                <w:webHidden/>
              </w:rPr>
              <w:t>27</w:t>
            </w:r>
            <w:r>
              <w:rPr>
                <w:noProof/>
                <w:webHidden/>
              </w:rPr>
              <w:fldChar w:fldCharType="end"/>
            </w:r>
            <w:r w:rsidRPr="00AB7313">
              <w:rPr>
                <w:rStyle w:val="Hyperlink"/>
                <w:noProof/>
              </w:rPr>
              <w:fldChar w:fldCharType="end"/>
            </w:r>
          </w:ins>
        </w:p>
        <w:p w14:paraId="34E7A7F8" w14:textId="24606CC2" w:rsidR="00F27075" w:rsidRDefault="00F27075">
          <w:pPr>
            <w:pStyle w:val="TOC3"/>
            <w:tabs>
              <w:tab w:val="right" w:leader="dot" w:pos="14390"/>
            </w:tabs>
            <w:rPr>
              <w:ins w:id="96" w:author="Tellis Ellis" w:date="2019-09-30T18:31:00Z"/>
              <w:rFonts w:cstheme="minorBidi"/>
              <w:noProof/>
              <w:color w:val="auto"/>
            </w:rPr>
          </w:pPr>
          <w:ins w:id="97"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"_Toc20760729"</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MSA – Message Acknowledgement - HL7 v2.4</w:t>
            </w:r>
            <w:r>
              <w:rPr>
                <w:noProof/>
                <w:webHidden/>
              </w:rPr>
              <w:tab/>
            </w:r>
            <w:r>
              <w:rPr>
                <w:noProof/>
                <w:webHidden/>
              </w:rPr>
              <w:fldChar w:fldCharType="begin"/>
            </w:r>
            <w:r>
              <w:rPr>
                <w:noProof/>
                <w:webHidden/>
              </w:rPr>
              <w:instrText xml:space="preserve"> PAGEREF _Toc20760729 \h </w:instrText>
            </w:r>
            <w:r>
              <w:rPr>
                <w:noProof/>
                <w:webHidden/>
              </w:rPr>
            </w:r>
          </w:ins>
          <w:r>
            <w:rPr>
              <w:noProof/>
              <w:webHidden/>
            </w:rPr>
            <w:fldChar w:fldCharType="separate"/>
          </w:r>
          <w:ins w:id="98" w:author="Tellis Ellis" w:date="2019-09-30T18:31:00Z">
            <w:r>
              <w:rPr>
                <w:noProof/>
                <w:webHidden/>
              </w:rPr>
              <w:t>28</w:t>
            </w:r>
            <w:r>
              <w:rPr>
                <w:noProof/>
                <w:webHidden/>
              </w:rPr>
              <w:fldChar w:fldCharType="end"/>
            </w:r>
            <w:r w:rsidRPr="00AB7313">
              <w:rPr>
                <w:rStyle w:val="Hyperlink"/>
                <w:noProof/>
              </w:rPr>
              <w:fldChar w:fldCharType="end"/>
            </w:r>
          </w:ins>
        </w:p>
        <w:p w14:paraId="36239C6D" w14:textId="27E018F1" w:rsidR="00F27075" w:rsidRDefault="00F27075">
          <w:pPr>
            <w:pStyle w:val="TOC3"/>
            <w:tabs>
              <w:tab w:val="right" w:leader="dot" w:pos="14390"/>
            </w:tabs>
            <w:rPr>
              <w:ins w:id="99" w:author="Tellis Ellis" w:date="2019-09-30T18:31:00Z"/>
              <w:rFonts w:cstheme="minorBidi"/>
              <w:noProof/>
              <w:color w:val="auto"/>
            </w:rPr>
          </w:pPr>
          <w:ins w:id="100"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"_Toc20760730"</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ERR – Error Information - HL7 v2.4</w:t>
            </w:r>
            <w:r>
              <w:rPr>
                <w:noProof/>
                <w:webHidden/>
              </w:rPr>
              <w:tab/>
            </w:r>
            <w:r>
              <w:rPr>
                <w:noProof/>
                <w:webHidden/>
              </w:rPr>
              <w:fldChar w:fldCharType="begin"/>
            </w:r>
            <w:r>
              <w:rPr>
                <w:noProof/>
                <w:webHidden/>
              </w:rPr>
              <w:instrText xml:space="preserve"> PAGEREF _Toc20760730 \h </w:instrText>
            </w:r>
            <w:r>
              <w:rPr>
                <w:noProof/>
                <w:webHidden/>
              </w:rPr>
            </w:r>
          </w:ins>
          <w:r>
            <w:rPr>
              <w:noProof/>
              <w:webHidden/>
            </w:rPr>
            <w:fldChar w:fldCharType="separate"/>
          </w:r>
          <w:ins w:id="101" w:author="Tellis Ellis" w:date="2019-09-30T18:31:00Z">
            <w:r>
              <w:rPr>
                <w:noProof/>
                <w:webHidden/>
              </w:rPr>
              <w:t>28</w:t>
            </w:r>
            <w:r>
              <w:rPr>
                <w:noProof/>
                <w:webHidden/>
              </w:rPr>
              <w:fldChar w:fldCharType="end"/>
            </w:r>
            <w:r w:rsidRPr="00AB7313">
              <w:rPr>
                <w:rStyle w:val="Hyperlink"/>
                <w:noProof/>
              </w:rPr>
              <w:fldChar w:fldCharType="end"/>
            </w:r>
          </w:ins>
        </w:p>
        <w:p w14:paraId="0F34D871" w14:textId="5569CE4C" w:rsidR="00F27075" w:rsidRDefault="00F27075">
          <w:pPr>
            <w:pStyle w:val="TOC3"/>
            <w:tabs>
              <w:tab w:val="right" w:leader="dot" w:pos="14390"/>
            </w:tabs>
            <w:rPr>
              <w:ins w:id="102" w:author="Tellis Ellis" w:date="2019-09-30T18:31:00Z"/>
              <w:rFonts w:cstheme="minorBidi"/>
              <w:noProof/>
              <w:color w:val="auto"/>
            </w:rPr>
          </w:pPr>
          <w:ins w:id="103"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"_Toc20760731"</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NTE – Notes and Comments - HL7 v2.4</w:t>
            </w:r>
            <w:r>
              <w:rPr>
                <w:noProof/>
                <w:webHidden/>
              </w:rPr>
              <w:tab/>
            </w:r>
            <w:r>
              <w:rPr>
                <w:noProof/>
                <w:webHidden/>
              </w:rPr>
              <w:fldChar w:fldCharType="begin"/>
            </w:r>
            <w:r>
              <w:rPr>
                <w:noProof/>
                <w:webHidden/>
              </w:rPr>
              <w:instrText xml:space="preserve"> PAGEREF _Toc20760731 \h </w:instrText>
            </w:r>
            <w:r>
              <w:rPr>
                <w:noProof/>
                <w:webHidden/>
              </w:rPr>
            </w:r>
          </w:ins>
          <w:r>
            <w:rPr>
              <w:noProof/>
              <w:webHidden/>
            </w:rPr>
            <w:fldChar w:fldCharType="separate"/>
          </w:r>
          <w:ins w:id="104" w:author="Tellis Ellis" w:date="2019-09-30T18:31:00Z">
            <w:r>
              <w:rPr>
                <w:noProof/>
                <w:webHidden/>
              </w:rPr>
              <w:t>29</w:t>
            </w:r>
            <w:r>
              <w:rPr>
                <w:noProof/>
                <w:webHidden/>
              </w:rPr>
              <w:fldChar w:fldCharType="end"/>
            </w:r>
            <w:r w:rsidRPr="00AB7313">
              <w:rPr>
                <w:rStyle w:val="Hyperlink"/>
                <w:noProof/>
              </w:rPr>
              <w:fldChar w:fldCharType="end"/>
            </w:r>
          </w:ins>
        </w:p>
        <w:p w14:paraId="79602E87" w14:textId="2EFD0F69" w:rsidR="00F27075" w:rsidRDefault="00F27075">
          <w:pPr>
            <w:pStyle w:val="TOC1"/>
            <w:rPr>
              <w:ins w:id="105" w:author="Tellis Ellis" w:date="2019-09-30T18:31:00Z"/>
              <w:rFonts w:cstheme="minorBidi"/>
              <w:noProof/>
              <w:color w:val="auto"/>
            </w:rPr>
          </w:pPr>
          <w:ins w:id="106" w:author="Tellis Ellis" w:date="2019-09-30T18:31:00Z">
            <w:r w:rsidRPr="00AB7313">
              <w:rPr>
                <w:rStyle w:val="Hyperlink"/>
                <w:noProof/>
              </w:rPr>
              <w:fldChar w:fldCharType="begin"/>
            </w:r>
            <w:r w:rsidRPr="00AB7313">
              <w:rPr>
                <w:rStyle w:val="Hyperlink"/>
                <w:noProof/>
              </w:rPr>
              <w:instrText xml:space="preserve"> </w:instrText>
            </w:r>
            <w:r>
              <w:rPr>
                <w:noProof/>
              </w:rPr>
              <w:instrText>HYPERLINK \l "_Toc20760732"</w:instrText>
            </w:r>
            <w:r w:rsidRPr="00AB7313">
              <w:rPr>
                <w:rStyle w:val="Hyperlink"/>
                <w:noProof/>
              </w:rPr>
              <w:instrText xml:space="preserve"> </w:instrText>
            </w:r>
            <w:r w:rsidRPr="00AB7313">
              <w:rPr>
                <w:rStyle w:val="Hyperlink"/>
                <w:noProof/>
              </w:rPr>
            </w:r>
            <w:r w:rsidRPr="00AB7313">
              <w:rPr>
                <w:rStyle w:val="Hyperlink"/>
                <w:noProof/>
              </w:rPr>
              <w:fldChar w:fldCharType="separate"/>
            </w:r>
            <w:r w:rsidRPr="00AB7313">
              <w:rPr>
                <w:rStyle w:val="Hyperlink"/>
                <w:noProof/>
              </w:rPr>
              <w:t>Action Item / Issue Log</w:t>
            </w:r>
            <w:r>
              <w:rPr>
                <w:noProof/>
                <w:webHidden/>
              </w:rPr>
              <w:tab/>
            </w:r>
            <w:r>
              <w:rPr>
                <w:noProof/>
                <w:webHidden/>
              </w:rPr>
              <w:fldChar w:fldCharType="begin"/>
            </w:r>
            <w:r>
              <w:rPr>
                <w:noProof/>
                <w:webHidden/>
              </w:rPr>
              <w:instrText xml:space="preserve"> PAGEREF _Toc20760732 \h </w:instrText>
            </w:r>
            <w:r>
              <w:rPr>
                <w:noProof/>
                <w:webHidden/>
              </w:rPr>
            </w:r>
          </w:ins>
          <w:r>
            <w:rPr>
              <w:noProof/>
              <w:webHidden/>
            </w:rPr>
            <w:fldChar w:fldCharType="separate"/>
          </w:r>
          <w:ins w:id="107" w:author="Tellis Ellis" w:date="2019-09-30T18:31:00Z">
            <w:r>
              <w:rPr>
                <w:noProof/>
                <w:webHidden/>
              </w:rPr>
              <w:t>30</w:t>
            </w:r>
            <w:r>
              <w:rPr>
                <w:noProof/>
                <w:webHidden/>
              </w:rPr>
              <w:fldChar w:fldCharType="end"/>
            </w:r>
            <w:r w:rsidRPr="00AB7313">
              <w:rPr>
                <w:rStyle w:val="Hyperlink"/>
                <w:noProof/>
              </w:rPr>
              <w:fldChar w:fldCharType="end"/>
            </w:r>
          </w:ins>
        </w:p>
        <w:p w14:paraId="1BCDB465" w14:textId="6DB20673" w:rsidR="00013603" w:rsidDel="00F27075" w:rsidRDefault="00013603">
          <w:pPr>
            <w:pStyle w:val="TOC1"/>
            <w:rPr>
              <w:del w:id="108" w:author="Tellis Ellis" w:date="2019-09-30T18:31:00Z"/>
              <w:rFonts w:cstheme="minorBidi"/>
              <w:noProof/>
              <w:color w:val="auto"/>
            </w:rPr>
          </w:pPr>
          <w:del w:id="109" w:author="Tellis Ellis" w:date="2019-09-30T18:31:00Z">
            <w:r w:rsidRPr="00F27075" w:rsidDel="00F27075">
              <w:rPr>
                <w:noProof/>
                <w:rPrChange w:id="110" w:author="Tellis Ellis" w:date="2019-09-30T18:31:00Z">
                  <w:rPr>
                    <w:rStyle w:val="Hyperlink"/>
                    <w:noProof/>
                  </w:rPr>
                </w:rPrChange>
              </w:rPr>
              <w:delText>Revision History</w:delText>
            </w:r>
            <w:r w:rsidDel="00F27075">
              <w:rPr>
                <w:noProof/>
                <w:webHidden/>
              </w:rPr>
              <w:tab/>
              <w:delText>3</w:delText>
            </w:r>
          </w:del>
        </w:p>
        <w:p w14:paraId="3D8E5212" w14:textId="5D3B03AE" w:rsidR="00013603" w:rsidDel="00F27075" w:rsidRDefault="00013603">
          <w:pPr>
            <w:pStyle w:val="TOC1"/>
            <w:rPr>
              <w:del w:id="111" w:author="Tellis Ellis" w:date="2019-09-30T18:31:00Z"/>
              <w:rFonts w:cstheme="minorBidi"/>
              <w:noProof/>
              <w:color w:val="auto"/>
            </w:rPr>
          </w:pPr>
          <w:del w:id="112" w:author="Tellis Ellis" w:date="2019-09-30T18:31:00Z">
            <w:r w:rsidRPr="00F27075" w:rsidDel="00F27075">
              <w:rPr>
                <w:noProof/>
                <w:rPrChange w:id="113" w:author="Tellis Ellis" w:date="2019-09-30T18:31:00Z">
                  <w:rPr>
                    <w:rStyle w:val="Hyperlink"/>
                    <w:noProof/>
                  </w:rPr>
                </w:rPrChange>
              </w:rPr>
              <w:delText>Overview</w:delText>
            </w:r>
            <w:r w:rsidDel="00F27075">
              <w:rPr>
                <w:noProof/>
                <w:webHidden/>
              </w:rPr>
              <w:tab/>
              <w:delText>4</w:delText>
            </w:r>
          </w:del>
        </w:p>
        <w:p w14:paraId="17EF4C0A" w14:textId="15FBABD6" w:rsidR="00013603" w:rsidDel="00F27075" w:rsidRDefault="00013603">
          <w:pPr>
            <w:pStyle w:val="TOC2"/>
            <w:tabs>
              <w:tab w:val="right" w:leader="dot" w:pos="14390"/>
            </w:tabs>
            <w:rPr>
              <w:del w:id="114" w:author="Tellis Ellis" w:date="2019-09-30T18:31:00Z"/>
              <w:rFonts w:cstheme="minorBidi"/>
              <w:noProof/>
              <w:color w:val="auto"/>
            </w:rPr>
          </w:pPr>
          <w:del w:id="115" w:author="Tellis Ellis" w:date="2019-09-30T18:31:00Z">
            <w:r w:rsidRPr="00F27075" w:rsidDel="00F27075">
              <w:rPr>
                <w:noProof/>
                <w:rPrChange w:id="116" w:author="Tellis Ellis" w:date="2019-09-30T18:31:00Z">
                  <w:rPr>
                    <w:rStyle w:val="Hyperlink"/>
                    <w:noProof/>
                  </w:rPr>
                </w:rPrChange>
              </w:rPr>
              <w:delText>Summary and Scope</w:delText>
            </w:r>
            <w:r w:rsidDel="00F27075">
              <w:rPr>
                <w:noProof/>
                <w:webHidden/>
              </w:rPr>
              <w:tab/>
              <w:delText>4</w:delText>
            </w:r>
          </w:del>
        </w:p>
        <w:p w14:paraId="5244EAC2" w14:textId="65EBED55" w:rsidR="00013603" w:rsidDel="00F27075" w:rsidRDefault="00013603">
          <w:pPr>
            <w:pStyle w:val="TOC2"/>
            <w:tabs>
              <w:tab w:val="right" w:leader="dot" w:pos="14390"/>
            </w:tabs>
            <w:rPr>
              <w:del w:id="117" w:author="Tellis Ellis" w:date="2019-09-30T18:31:00Z"/>
              <w:rFonts w:cstheme="minorBidi"/>
              <w:noProof/>
              <w:color w:val="auto"/>
            </w:rPr>
          </w:pPr>
          <w:del w:id="118" w:author="Tellis Ellis" w:date="2019-09-30T18:31:00Z">
            <w:r w:rsidRPr="00F27075" w:rsidDel="00F27075">
              <w:rPr>
                <w:noProof/>
                <w:rPrChange w:id="119" w:author="Tellis Ellis" w:date="2019-09-30T18:31:00Z">
                  <w:rPr>
                    <w:rStyle w:val="Hyperlink"/>
                    <w:noProof/>
                  </w:rPr>
                </w:rPrChange>
              </w:rPr>
              <w:delText>Assumptions</w:delText>
            </w:r>
            <w:r w:rsidDel="00F27075">
              <w:rPr>
                <w:noProof/>
                <w:webHidden/>
              </w:rPr>
              <w:tab/>
              <w:delText>4</w:delText>
            </w:r>
          </w:del>
        </w:p>
        <w:p w14:paraId="38EEE720" w14:textId="6E7C7134" w:rsidR="00013603" w:rsidDel="00F27075" w:rsidRDefault="00013603">
          <w:pPr>
            <w:pStyle w:val="TOC2"/>
            <w:tabs>
              <w:tab w:val="right" w:leader="dot" w:pos="14390"/>
            </w:tabs>
            <w:rPr>
              <w:del w:id="120" w:author="Tellis Ellis" w:date="2019-09-30T18:31:00Z"/>
              <w:rFonts w:cstheme="minorBidi"/>
              <w:noProof/>
              <w:color w:val="auto"/>
            </w:rPr>
          </w:pPr>
          <w:del w:id="121" w:author="Tellis Ellis" w:date="2019-09-30T18:31:00Z">
            <w:r w:rsidRPr="00F27075" w:rsidDel="00F27075">
              <w:rPr>
                <w:noProof/>
                <w:rPrChange w:id="122" w:author="Tellis Ellis" w:date="2019-09-30T18:31:00Z">
                  <w:rPr>
                    <w:rStyle w:val="Hyperlink"/>
                    <w:noProof/>
                  </w:rPr>
                </w:rPrChange>
              </w:rPr>
              <w:delText>Audience</w:delText>
            </w:r>
            <w:r w:rsidDel="00F27075">
              <w:rPr>
                <w:noProof/>
                <w:webHidden/>
              </w:rPr>
              <w:tab/>
              <w:delText>4</w:delText>
            </w:r>
          </w:del>
        </w:p>
        <w:p w14:paraId="40257783" w14:textId="39D3E7B7" w:rsidR="00013603" w:rsidDel="00F27075" w:rsidRDefault="00013603">
          <w:pPr>
            <w:pStyle w:val="TOC2"/>
            <w:tabs>
              <w:tab w:val="right" w:leader="dot" w:pos="14390"/>
            </w:tabs>
            <w:rPr>
              <w:del w:id="123" w:author="Tellis Ellis" w:date="2019-09-30T18:31:00Z"/>
              <w:rFonts w:cstheme="minorBidi"/>
              <w:noProof/>
              <w:color w:val="auto"/>
            </w:rPr>
          </w:pPr>
          <w:del w:id="124" w:author="Tellis Ellis" w:date="2019-09-30T18:31:00Z">
            <w:r w:rsidRPr="00F27075" w:rsidDel="00F27075">
              <w:rPr>
                <w:noProof/>
                <w:rPrChange w:id="125" w:author="Tellis Ellis" w:date="2019-09-30T18:31:00Z">
                  <w:rPr>
                    <w:rStyle w:val="Hyperlink"/>
                    <w:noProof/>
                  </w:rPr>
                </w:rPrChange>
              </w:rPr>
              <w:delText>Related Publications</w:delText>
            </w:r>
            <w:bookmarkStart w:id="126" w:name="_GoBack"/>
            <w:bookmarkEnd w:id="126"/>
            <w:r w:rsidDel="00F27075">
              <w:rPr>
                <w:noProof/>
                <w:webHidden/>
              </w:rPr>
              <w:tab/>
              <w:delText>4</w:delText>
            </w:r>
          </w:del>
        </w:p>
        <w:p w14:paraId="7866C1F7" w14:textId="55E5BB56" w:rsidR="00013603" w:rsidDel="00F27075" w:rsidRDefault="00013603">
          <w:pPr>
            <w:pStyle w:val="TOC1"/>
            <w:rPr>
              <w:del w:id="127" w:author="Tellis Ellis" w:date="2019-09-30T18:31:00Z"/>
              <w:rFonts w:cstheme="minorBidi"/>
              <w:noProof/>
              <w:color w:val="auto"/>
            </w:rPr>
          </w:pPr>
          <w:del w:id="128" w:author="Tellis Ellis" w:date="2019-09-30T18:31:00Z">
            <w:r w:rsidRPr="00F27075" w:rsidDel="00F27075">
              <w:rPr>
                <w:noProof/>
                <w:rPrChange w:id="129" w:author="Tellis Ellis" w:date="2019-09-30T18:31:00Z">
                  <w:rPr>
                    <w:rStyle w:val="Hyperlink"/>
                    <w:noProof/>
                  </w:rPr>
                </w:rPrChange>
              </w:rPr>
              <w:delText>Interface Specification</w:delText>
            </w:r>
            <w:r w:rsidDel="00F27075">
              <w:rPr>
                <w:noProof/>
                <w:webHidden/>
              </w:rPr>
              <w:tab/>
              <w:delText>5</w:delText>
            </w:r>
          </w:del>
        </w:p>
        <w:p w14:paraId="192C17B8" w14:textId="448ECE67" w:rsidR="00013603" w:rsidDel="00F27075" w:rsidRDefault="00013603">
          <w:pPr>
            <w:pStyle w:val="TOC2"/>
            <w:tabs>
              <w:tab w:val="right" w:leader="dot" w:pos="14390"/>
            </w:tabs>
            <w:rPr>
              <w:del w:id="130" w:author="Tellis Ellis" w:date="2019-09-30T18:31:00Z"/>
              <w:rFonts w:cstheme="minorBidi"/>
              <w:noProof/>
              <w:color w:val="auto"/>
            </w:rPr>
          </w:pPr>
          <w:del w:id="131" w:author="Tellis Ellis" w:date="2019-09-30T18:31:00Z">
            <w:r w:rsidRPr="00F27075" w:rsidDel="00F27075">
              <w:rPr>
                <w:noProof/>
                <w:rPrChange w:id="132" w:author="Tellis Ellis" w:date="2019-09-30T18:31:00Z">
                  <w:rPr>
                    <w:rStyle w:val="Hyperlink"/>
                    <w:noProof/>
                  </w:rPr>
                </w:rPrChange>
              </w:rPr>
              <w:delText>Interacting Vendors, Systems and Applications</w:delText>
            </w:r>
            <w:r w:rsidDel="00F27075">
              <w:rPr>
                <w:noProof/>
                <w:webHidden/>
              </w:rPr>
              <w:tab/>
              <w:delText>5</w:delText>
            </w:r>
          </w:del>
        </w:p>
        <w:p w14:paraId="4B96B267" w14:textId="7BC8D29D" w:rsidR="00013603" w:rsidDel="00F27075" w:rsidRDefault="00013603">
          <w:pPr>
            <w:pStyle w:val="TOC2"/>
            <w:tabs>
              <w:tab w:val="right" w:leader="dot" w:pos="14390"/>
            </w:tabs>
            <w:rPr>
              <w:del w:id="133" w:author="Tellis Ellis" w:date="2019-09-30T18:31:00Z"/>
              <w:rFonts w:cstheme="minorBidi"/>
              <w:noProof/>
              <w:color w:val="auto"/>
            </w:rPr>
          </w:pPr>
          <w:del w:id="134" w:author="Tellis Ellis" w:date="2019-09-30T18:31:00Z">
            <w:r w:rsidRPr="00F27075" w:rsidDel="00F27075">
              <w:rPr>
                <w:noProof/>
                <w:rPrChange w:id="135" w:author="Tellis Ellis" w:date="2019-09-30T18:31:00Z">
                  <w:rPr>
                    <w:rStyle w:val="Hyperlink"/>
                    <w:noProof/>
                  </w:rPr>
                </w:rPrChange>
              </w:rPr>
              <w:delText>Supported HL7 Messages</w:delText>
            </w:r>
            <w:r w:rsidDel="00F27075">
              <w:rPr>
                <w:noProof/>
                <w:webHidden/>
              </w:rPr>
              <w:tab/>
              <w:delText>5</w:delText>
            </w:r>
          </w:del>
        </w:p>
        <w:p w14:paraId="6F46FAF9" w14:textId="7B224C40" w:rsidR="00013603" w:rsidDel="00F27075" w:rsidRDefault="00013603">
          <w:pPr>
            <w:pStyle w:val="TOC2"/>
            <w:tabs>
              <w:tab w:val="right" w:leader="dot" w:pos="14390"/>
            </w:tabs>
            <w:rPr>
              <w:del w:id="136" w:author="Tellis Ellis" w:date="2019-09-30T18:31:00Z"/>
              <w:rFonts w:cstheme="minorBidi"/>
              <w:noProof/>
              <w:color w:val="auto"/>
            </w:rPr>
          </w:pPr>
          <w:del w:id="137" w:author="Tellis Ellis" w:date="2019-09-30T18:31:00Z">
            <w:r w:rsidRPr="00F27075" w:rsidDel="00F27075">
              <w:rPr>
                <w:rFonts w:eastAsiaTheme="minorHAnsi"/>
                <w:noProof/>
                <w:rPrChange w:id="138" w:author="Tellis Ellis" w:date="2019-09-30T18:31:00Z">
                  <w:rPr>
                    <w:rStyle w:val="Hyperlink"/>
                    <w:rFonts w:eastAsiaTheme="minorHAnsi"/>
                    <w:noProof/>
                  </w:rPr>
                </w:rPrChange>
              </w:rPr>
              <w:delText>Implemented HL7 Message Interfaces</w:delText>
            </w:r>
            <w:r w:rsidDel="00F27075">
              <w:rPr>
                <w:noProof/>
                <w:webHidden/>
              </w:rPr>
              <w:tab/>
              <w:delText>5</w:delText>
            </w:r>
          </w:del>
        </w:p>
        <w:p w14:paraId="11170F55" w14:textId="48BDD91D" w:rsidR="00013603" w:rsidDel="00F27075" w:rsidRDefault="00013603">
          <w:pPr>
            <w:pStyle w:val="TOC1"/>
            <w:rPr>
              <w:del w:id="139" w:author="Tellis Ellis" w:date="2019-09-30T18:31:00Z"/>
              <w:rFonts w:cstheme="minorBidi"/>
              <w:noProof/>
              <w:color w:val="auto"/>
            </w:rPr>
          </w:pPr>
          <w:del w:id="140" w:author="Tellis Ellis" w:date="2019-09-30T18:31:00Z">
            <w:r w:rsidRPr="00F27075" w:rsidDel="00F27075">
              <w:rPr>
                <w:noProof/>
                <w:rPrChange w:id="141" w:author="Tellis Ellis" w:date="2019-09-30T18:31:00Z">
                  <w:rPr>
                    <w:rStyle w:val="Hyperlink"/>
                    <w:noProof/>
                  </w:rPr>
                </w:rPrChange>
              </w:rPr>
              <w:delText>Summary of Changes</w:delText>
            </w:r>
            <w:r w:rsidDel="00F27075">
              <w:rPr>
                <w:noProof/>
                <w:webHidden/>
              </w:rPr>
              <w:tab/>
              <w:delText>6</w:delText>
            </w:r>
          </w:del>
        </w:p>
        <w:p w14:paraId="3CB3E082" w14:textId="23E01E5A" w:rsidR="00013603" w:rsidDel="00F27075" w:rsidRDefault="00013603">
          <w:pPr>
            <w:pStyle w:val="TOC2"/>
            <w:tabs>
              <w:tab w:val="right" w:leader="dot" w:pos="14390"/>
            </w:tabs>
            <w:rPr>
              <w:del w:id="142" w:author="Tellis Ellis" w:date="2019-09-30T18:31:00Z"/>
              <w:rFonts w:cstheme="minorBidi"/>
              <w:noProof/>
              <w:color w:val="auto"/>
            </w:rPr>
          </w:pPr>
          <w:del w:id="143" w:author="Tellis Ellis" w:date="2019-09-30T18:31:00Z">
            <w:r w:rsidRPr="00F27075" w:rsidDel="00F27075">
              <w:rPr>
                <w:noProof/>
                <w:rPrChange w:id="144" w:author="Tellis Ellis" w:date="2019-09-30T18:31:00Z">
                  <w:rPr>
                    <w:rStyle w:val="Hyperlink"/>
                    <w:noProof/>
                  </w:rPr>
                </w:rPrChange>
              </w:rPr>
              <w:delText>HL7 Message Structure Changes</w:delText>
            </w:r>
            <w:r w:rsidDel="00F27075">
              <w:rPr>
                <w:noProof/>
                <w:webHidden/>
              </w:rPr>
              <w:tab/>
              <w:delText>6</w:delText>
            </w:r>
          </w:del>
        </w:p>
        <w:p w14:paraId="5BB8B0A5" w14:textId="61745739" w:rsidR="00013603" w:rsidDel="00F27075" w:rsidRDefault="00013603">
          <w:pPr>
            <w:pStyle w:val="TOC2"/>
            <w:tabs>
              <w:tab w:val="right" w:leader="dot" w:pos="14390"/>
            </w:tabs>
            <w:rPr>
              <w:del w:id="145" w:author="Tellis Ellis" w:date="2019-09-30T18:31:00Z"/>
              <w:rFonts w:cstheme="minorBidi"/>
              <w:noProof/>
              <w:color w:val="auto"/>
            </w:rPr>
          </w:pPr>
          <w:del w:id="146" w:author="Tellis Ellis" w:date="2019-09-30T18:31:00Z">
            <w:r w:rsidRPr="00F27075" w:rsidDel="00F27075">
              <w:rPr>
                <w:noProof/>
                <w:rPrChange w:id="147" w:author="Tellis Ellis" w:date="2019-09-30T18:31:00Z">
                  <w:rPr>
                    <w:rStyle w:val="Hyperlink"/>
                    <w:noProof/>
                  </w:rPr>
                </w:rPrChange>
              </w:rPr>
              <w:delText>HL7 Field-Level Changes</w:delText>
            </w:r>
            <w:r w:rsidDel="00F27075">
              <w:rPr>
                <w:noProof/>
                <w:webHidden/>
              </w:rPr>
              <w:tab/>
              <w:delText>6</w:delText>
            </w:r>
          </w:del>
        </w:p>
        <w:p w14:paraId="575D867A" w14:textId="3CEFEE67" w:rsidR="00013603" w:rsidDel="00F27075" w:rsidRDefault="00013603">
          <w:pPr>
            <w:pStyle w:val="TOC1"/>
            <w:rPr>
              <w:del w:id="148" w:author="Tellis Ellis" w:date="2019-09-30T18:31:00Z"/>
              <w:rFonts w:cstheme="minorBidi"/>
              <w:noProof/>
              <w:color w:val="auto"/>
            </w:rPr>
          </w:pPr>
          <w:del w:id="149" w:author="Tellis Ellis" w:date="2019-09-30T18:31:00Z">
            <w:r w:rsidRPr="00F27075" w:rsidDel="00F27075">
              <w:rPr>
                <w:noProof/>
                <w:rPrChange w:id="150" w:author="Tellis Ellis" w:date="2019-09-30T18:31:00Z">
                  <w:rPr>
                    <w:rStyle w:val="Hyperlink"/>
                    <w:noProof/>
                  </w:rPr>
                </w:rPrChange>
              </w:rPr>
              <w:delText>Messaging Specification</w:delText>
            </w:r>
            <w:r w:rsidDel="00F27075">
              <w:rPr>
                <w:noProof/>
                <w:webHidden/>
              </w:rPr>
              <w:tab/>
              <w:delText>7</w:delText>
            </w:r>
          </w:del>
        </w:p>
        <w:p w14:paraId="39FCDCAC" w14:textId="21D0A6EA" w:rsidR="00013603" w:rsidDel="00F27075" w:rsidRDefault="00013603">
          <w:pPr>
            <w:pStyle w:val="TOC2"/>
            <w:tabs>
              <w:tab w:val="right" w:leader="dot" w:pos="14390"/>
            </w:tabs>
            <w:rPr>
              <w:del w:id="151" w:author="Tellis Ellis" w:date="2019-09-30T18:31:00Z"/>
              <w:rFonts w:cstheme="minorBidi"/>
              <w:noProof/>
              <w:color w:val="auto"/>
            </w:rPr>
          </w:pPr>
          <w:del w:id="152" w:author="Tellis Ellis" w:date="2019-09-30T18:31:00Z">
            <w:r w:rsidRPr="00F27075" w:rsidDel="00F27075">
              <w:rPr>
                <w:noProof/>
                <w:rPrChange w:id="153" w:author="Tellis Ellis" w:date="2019-09-30T18:31:00Z">
                  <w:rPr>
                    <w:rStyle w:val="Hyperlink"/>
                    <w:noProof/>
                  </w:rPr>
                </w:rPrChange>
              </w:rPr>
              <w:delText>Supported Trigger Events</w:delText>
            </w:r>
            <w:r w:rsidDel="00F27075">
              <w:rPr>
                <w:noProof/>
                <w:webHidden/>
              </w:rPr>
              <w:tab/>
              <w:delText>7</w:delText>
            </w:r>
          </w:del>
        </w:p>
        <w:p w14:paraId="34AA90F8" w14:textId="2AC17F24" w:rsidR="00013603" w:rsidDel="00F27075" w:rsidRDefault="00013603">
          <w:pPr>
            <w:pStyle w:val="TOC2"/>
            <w:tabs>
              <w:tab w:val="right" w:leader="dot" w:pos="14390"/>
            </w:tabs>
            <w:rPr>
              <w:del w:id="154" w:author="Tellis Ellis" w:date="2019-09-30T18:31:00Z"/>
              <w:rFonts w:cstheme="minorBidi"/>
              <w:noProof/>
              <w:color w:val="auto"/>
            </w:rPr>
          </w:pPr>
          <w:del w:id="155" w:author="Tellis Ellis" w:date="2019-09-30T18:31:00Z">
            <w:r w:rsidRPr="00F27075" w:rsidDel="00F27075">
              <w:rPr>
                <w:noProof/>
                <w:rPrChange w:id="156" w:author="Tellis Ellis" w:date="2019-09-30T18:31:00Z">
                  <w:rPr>
                    <w:rStyle w:val="Hyperlink"/>
                    <w:noProof/>
                  </w:rPr>
                </w:rPrChange>
              </w:rPr>
              <w:delText>HL7 Message Segments</w:delText>
            </w:r>
            <w:r w:rsidDel="00F27075">
              <w:rPr>
                <w:noProof/>
                <w:webHidden/>
              </w:rPr>
              <w:tab/>
              <w:delText>8</w:delText>
            </w:r>
          </w:del>
        </w:p>
        <w:p w14:paraId="0E8855CF" w14:textId="054417CC" w:rsidR="00013603" w:rsidDel="00F27075" w:rsidRDefault="00013603">
          <w:pPr>
            <w:pStyle w:val="TOC2"/>
            <w:tabs>
              <w:tab w:val="right" w:leader="dot" w:pos="14390"/>
            </w:tabs>
            <w:rPr>
              <w:del w:id="157" w:author="Tellis Ellis" w:date="2019-09-30T18:31:00Z"/>
              <w:rFonts w:cstheme="minorBidi"/>
              <w:noProof/>
              <w:color w:val="auto"/>
            </w:rPr>
          </w:pPr>
          <w:del w:id="158" w:author="Tellis Ellis" w:date="2019-09-30T18:31:00Z">
            <w:r w:rsidRPr="00F27075" w:rsidDel="00F27075">
              <w:rPr>
                <w:noProof/>
                <w:rPrChange w:id="159" w:author="Tellis Ellis" w:date="2019-09-30T18:31:00Z">
                  <w:rPr>
                    <w:rStyle w:val="Hyperlink"/>
                    <w:noProof/>
                  </w:rPr>
                </w:rPrChange>
              </w:rPr>
              <w:delText>HL7 ACK Message Segments</w:delText>
            </w:r>
            <w:r w:rsidDel="00F27075">
              <w:rPr>
                <w:noProof/>
                <w:webHidden/>
              </w:rPr>
              <w:tab/>
              <w:delText>8</w:delText>
            </w:r>
          </w:del>
        </w:p>
        <w:p w14:paraId="1F50A644" w14:textId="543F2C85" w:rsidR="00013603" w:rsidDel="00F27075" w:rsidRDefault="00013603">
          <w:pPr>
            <w:pStyle w:val="TOC2"/>
            <w:tabs>
              <w:tab w:val="right" w:leader="dot" w:pos="14390"/>
            </w:tabs>
            <w:rPr>
              <w:del w:id="160" w:author="Tellis Ellis" w:date="2019-09-30T18:31:00Z"/>
              <w:rFonts w:cstheme="minorBidi"/>
              <w:noProof/>
              <w:color w:val="auto"/>
            </w:rPr>
          </w:pPr>
          <w:del w:id="161" w:author="Tellis Ellis" w:date="2019-09-30T18:31:00Z">
            <w:r w:rsidRPr="00F27075" w:rsidDel="00F27075">
              <w:rPr>
                <w:noProof/>
                <w:rPrChange w:id="162" w:author="Tellis Ellis" w:date="2019-09-30T18:31:00Z">
                  <w:rPr>
                    <w:rStyle w:val="Hyperlink"/>
                    <w:noProof/>
                  </w:rPr>
                </w:rPrChange>
              </w:rPr>
              <w:delText>Message Structure</w:delText>
            </w:r>
            <w:r w:rsidDel="00F27075">
              <w:rPr>
                <w:noProof/>
                <w:webHidden/>
              </w:rPr>
              <w:tab/>
              <w:delText>9</w:delText>
            </w:r>
          </w:del>
        </w:p>
        <w:p w14:paraId="74073DCA" w14:textId="1D12C0E0" w:rsidR="00013603" w:rsidDel="00F27075" w:rsidRDefault="00013603">
          <w:pPr>
            <w:pStyle w:val="TOC3"/>
            <w:tabs>
              <w:tab w:val="right" w:leader="dot" w:pos="14390"/>
            </w:tabs>
            <w:rPr>
              <w:del w:id="163" w:author="Tellis Ellis" w:date="2019-09-30T18:31:00Z"/>
              <w:rFonts w:cstheme="minorBidi"/>
              <w:noProof/>
              <w:color w:val="auto"/>
            </w:rPr>
          </w:pPr>
          <w:del w:id="164" w:author="Tellis Ellis" w:date="2019-09-30T18:31:00Z">
            <w:r w:rsidRPr="00F27075" w:rsidDel="00F27075">
              <w:rPr>
                <w:noProof/>
                <w:rPrChange w:id="165" w:author="Tellis Ellis" w:date="2019-09-30T18:31:00Z">
                  <w:rPr>
                    <w:rStyle w:val="Hyperlink"/>
                    <w:noProof/>
                  </w:rPr>
                </w:rPrChange>
              </w:rPr>
              <w:delText>A01 – Patient Admission</w:delText>
            </w:r>
            <w:r w:rsidDel="00F27075">
              <w:rPr>
                <w:noProof/>
                <w:webHidden/>
              </w:rPr>
              <w:tab/>
              <w:delText>9</w:delText>
            </w:r>
          </w:del>
        </w:p>
        <w:p w14:paraId="54DA6C56" w14:textId="2A43A3FF" w:rsidR="00013603" w:rsidDel="00F27075" w:rsidRDefault="00013603">
          <w:pPr>
            <w:pStyle w:val="TOC3"/>
            <w:tabs>
              <w:tab w:val="right" w:leader="dot" w:pos="14390"/>
            </w:tabs>
            <w:rPr>
              <w:del w:id="166" w:author="Tellis Ellis" w:date="2019-09-30T18:31:00Z"/>
              <w:rFonts w:cstheme="minorBidi"/>
              <w:noProof/>
              <w:color w:val="auto"/>
            </w:rPr>
          </w:pPr>
          <w:del w:id="167" w:author="Tellis Ellis" w:date="2019-09-30T18:31:00Z">
            <w:r w:rsidRPr="00F27075" w:rsidDel="00F27075">
              <w:rPr>
                <w:noProof/>
                <w:rPrChange w:id="168" w:author="Tellis Ellis" w:date="2019-09-30T18:31:00Z">
                  <w:rPr>
                    <w:rStyle w:val="Hyperlink"/>
                    <w:noProof/>
                  </w:rPr>
                </w:rPrChange>
              </w:rPr>
              <w:delText>A03 – Patient Discharge</w:delText>
            </w:r>
            <w:r w:rsidDel="00F27075">
              <w:rPr>
                <w:noProof/>
                <w:webHidden/>
              </w:rPr>
              <w:tab/>
              <w:delText>9</w:delText>
            </w:r>
          </w:del>
        </w:p>
        <w:p w14:paraId="5A7B061E" w14:textId="6296094C" w:rsidR="00013603" w:rsidDel="00F27075" w:rsidRDefault="00013603">
          <w:pPr>
            <w:pStyle w:val="TOC3"/>
            <w:tabs>
              <w:tab w:val="right" w:leader="dot" w:pos="14390"/>
            </w:tabs>
            <w:rPr>
              <w:del w:id="169" w:author="Tellis Ellis" w:date="2019-09-30T18:31:00Z"/>
              <w:rFonts w:cstheme="minorBidi"/>
              <w:noProof/>
              <w:color w:val="auto"/>
            </w:rPr>
          </w:pPr>
          <w:del w:id="170" w:author="Tellis Ellis" w:date="2019-09-30T18:31:00Z">
            <w:r w:rsidRPr="00F27075" w:rsidDel="00F27075">
              <w:rPr>
                <w:noProof/>
                <w:rPrChange w:id="171" w:author="Tellis Ellis" w:date="2019-09-30T18:31:00Z">
                  <w:rPr>
                    <w:rStyle w:val="Hyperlink"/>
                    <w:noProof/>
                  </w:rPr>
                </w:rPrChange>
              </w:rPr>
              <w:delText>A05 – Patient Registration</w:delText>
            </w:r>
            <w:r w:rsidDel="00F27075">
              <w:rPr>
                <w:noProof/>
                <w:webHidden/>
              </w:rPr>
              <w:tab/>
              <w:delText>10</w:delText>
            </w:r>
          </w:del>
        </w:p>
        <w:p w14:paraId="3CA695CC" w14:textId="3038C4FC" w:rsidR="00013603" w:rsidDel="00F27075" w:rsidRDefault="00013603">
          <w:pPr>
            <w:pStyle w:val="TOC3"/>
            <w:tabs>
              <w:tab w:val="right" w:leader="dot" w:pos="14390"/>
            </w:tabs>
            <w:rPr>
              <w:del w:id="172" w:author="Tellis Ellis" w:date="2019-09-30T18:31:00Z"/>
              <w:rFonts w:cstheme="minorBidi"/>
              <w:noProof/>
              <w:color w:val="auto"/>
            </w:rPr>
          </w:pPr>
          <w:del w:id="173" w:author="Tellis Ellis" w:date="2019-09-30T18:31:00Z">
            <w:r w:rsidRPr="00F27075" w:rsidDel="00F27075">
              <w:rPr>
                <w:noProof/>
                <w:rPrChange w:id="174" w:author="Tellis Ellis" w:date="2019-09-30T18:31:00Z">
                  <w:rPr>
                    <w:rStyle w:val="Hyperlink"/>
                    <w:noProof/>
                  </w:rPr>
                </w:rPrChange>
              </w:rPr>
              <w:delText>A08 – Patient Update</w:delText>
            </w:r>
            <w:r w:rsidDel="00F27075">
              <w:rPr>
                <w:noProof/>
                <w:webHidden/>
              </w:rPr>
              <w:tab/>
              <w:delText>10</w:delText>
            </w:r>
          </w:del>
        </w:p>
        <w:p w14:paraId="5DCD9856" w14:textId="6659210F" w:rsidR="00013603" w:rsidDel="00F27075" w:rsidRDefault="00013603">
          <w:pPr>
            <w:pStyle w:val="TOC3"/>
            <w:tabs>
              <w:tab w:val="right" w:leader="dot" w:pos="14390"/>
            </w:tabs>
            <w:rPr>
              <w:del w:id="175" w:author="Tellis Ellis" w:date="2019-09-30T18:31:00Z"/>
              <w:rFonts w:cstheme="minorBidi"/>
              <w:noProof/>
              <w:color w:val="auto"/>
            </w:rPr>
          </w:pPr>
          <w:del w:id="176" w:author="Tellis Ellis" w:date="2019-09-30T18:31:00Z">
            <w:r w:rsidRPr="00F27075" w:rsidDel="00F27075">
              <w:rPr>
                <w:noProof/>
                <w:rPrChange w:id="177" w:author="Tellis Ellis" w:date="2019-09-30T18:31:00Z">
                  <w:rPr>
                    <w:rStyle w:val="Hyperlink"/>
                    <w:noProof/>
                  </w:rPr>
                </w:rPrChange>
              </w:rPr>
              <w:delText>ACK – Message Acknowledgment</w:delText>
            </w:r>
            <w:r w:rsidDel="00F27075">
              <w:rPr>
                <w:noProof/>
                <w:webHidden/>
              </w:rPr>
              <w:tab/>
              <w:delText>11</w:delText>
            </w:r>
          </w:del>
        </w:p>
        <w:p w14:paraId="335A044B" w14:textId="747D6B23" w:rsidR="00013603" w:rsidDel="00F27075" w:rsidRDefault="00013603">
          <w:pPr>
            <w:pStyle w:val="TOC2"/>
            <w:tabs>
              <w:tab w:val="right" w:leader="dot" w:pos="14390"/>
            </w:tabs>
            <w:rPr>
              <w:del w:id="178" w:author="Tellis Ellis" w:date="2019-09-30T18:31:00Z"/>
              <w:rFonts w:cstheme="minorBidi"/>
              <w:noProof/>
              <w:color w:val="auto"/>
            </w:rPr>
          </w:pPr>
          <w:del w:id="179" w:author="Tellis Ellis" w:date="2019-09-30T18:31:00Z">
            <w:r w:rsidRPr="00F27075" w:rsidDel="00F27075">
              <w:rPr>
                <w:noProof/>
                <w:rPrChange w:id="180" w:author="Tellis Ellis" w:date="2019-09-30T18:31:00Z">
                  <w:rPr>
                    <w:rStyle w:val="Hyperlink"/>
                    <w:noProof/>
                  </w:rPr>
                </w:rPrChange>
              </w:rPr>
              <w:delText>Message Segments</w:delText>
            </w:r>
            <w:r w:rsidDel="00F27075">
              <w:rPr>
                <w:noProof/>
                <w:webHidden/>
              </w:rPr>
              <w:tab/>
              <w:delText>12</w:delText>
            </w:r>
          </w:del>
        </w:p>
        <w:p w14:paraId="1F637E0D" w14:textId="5D52A018" w:rsidR="00013603" w:rsidDel="00F27075" w:rsidRDefault="00013603">
          <w:pPr>
            <w:pStyle w:val="TOC3"/>
            <w:tabs>
              <w:tab w:val="right" w:leader="dot" w:pos="14390"/>
            </w:tabs>
            <w:rPr>
              <w:del w:id="181" w:author="Tellis Ellis" w:date="2019-09-30T18:31:00Z"/>
              <w:rFonts w:cstheme="minorBidi"/>
              <w:noProof/>
              <w:color w:val="auto"/>
            </w:rPr>
          </w:pPr>
          <w:del w:id="182" w:author="Tellis Ellis" w:date="2019-09-30T18:31:00Z">
            <w:r w:rsidRPr="00F27075" w:rsidDel="00F27075">
              <w:rPr>
                <w:noProof/>
                <w:rPrChange w:id="183" w:author="Tellis Ellis" w:date="2019-09-30T18:31:00Z">
                  <w:rPr>
                    <w:rStyle w:val="Hyperlink"/>
                    <w:noProof/>
                  </w:rPr>
                </w:rPrChange>
              </w:rPr>
              <w:delText>MSH – Message Header – HL7 v2.4</w:delText>
            </w:r>
            <w:r w:rsidDel="00F27075">
              <w:rPr>
                <w:noProof/>
                <w:webHidden/>
              </w:rPr>
              <w:tab/>
              <w:delText>12</w:delText>
            </w:r>
          </w:del>
        </w:p>
        <w:p w14:paraId="46E7732B" w14:textId="46C465BA" w:rsidR="00013603" w:rsidDel="00F27075" w:rsidRDefault="00013603">
          <w:pPr>
            <w:pStyle w:val="TOC3"/>
            <w:tabs>
              <w:tab w:val="right" w:leader="dot" w:pos="14390"/>
            </w:tabs>
            <w:rPr>
              <w:del w:id="184" w:author="Tellis Ellis" w:date="2019-09-30T18:31:00Z"/>
              <w:rFonts w:cstheme="minorBidi"/>
              <w:noProof/>
              <w:color w:val="auto"/>
            </w:rPr>
          </w:pPr>
          <w:del w:id="185" w:author="Tellis Ellis" w:date="2019-09-30T18:31:00Z">
            <w:r w:rsidRPr="00F27075" w:rsidDel="00F27075">
              <w:rPr>
                <w:noProof/>
                <w:rPrChange w:id="186" w:author="Tellis Ellis" w:date="2019-09-30T18:31:00Z">
                  <w:rPr>
                    <w:rStyle w:val="Hyperlink"/>
                    <w:noProof/>
                  </w:rPr>
                </w:rPrChange>
              </w:rPr>
              <w:delText>EVN – Event Identification – HL7 v2.4</w:delText>
            </w:r>
            <w:r w:rsidDel="00F27075">
              <w:rPr>
                <w:noProof/>
                <w:webHidden/>
              </w:rPr>
              <w:tab/>
              <w:delText>14</w:delText>
            </w:r>
          </w:del>
        </w:p>
        <w:p w14:paraId="383A062C" w14:textId="5D41530A" w:rsidR="00013603" w:rsidDel="00F27075" w:rsidRDefault="00013603">
          <w:pPr>
            <w:pStyle w:val="TOC3"/>
            <w:tabs>
              <w:tab w:val="right" w:leader="dot" w:pos="14390"/>
            </w:tabs>
            <w:rPr>
              <w:del w:id="187" w:author="Tellis Ellis" w:date="2019-09-30T18:31:00Z"/>
              <w:rFonts w:cstheme="minorBidi"/>
              <w:noProof/>
              <w:color w:val="auto"/>
            </w:rPr>
          </w:pPr>
          <w:del w:id="188" w:author="Tellis Ellis" w:date="2019-09-30T18:31:00Z">
            <w:r w:rsidRPr="00F27075" w:rsidDel="00F27075">
              <w:rPr>
                <w:noProof/>
                <w:rPrChange w:id="189" w:author="Tellis Ellis" w:date="2019-09-30T18:31:00Z">
                  <w:rPr>
                    <w:rStyle w:val="Hyperlink"/>
                    <w:noProof/>
                  </w:rPr>
                </w:rPrChange>
              </w:rPr>
              <w:delText>PID – Patient Identification - HL7 v2.4</w:delText>
            </w:r>
            <w:r w:rsidDel="00F27075">
              <w:rPr>
                <w:noProof/>
                <w:webHidden/>
              </w:rPr>
              <w:tab/>
              <w:delText>15</w:delText>
            </w:r>
          </w:del>
        </w:p>
        <w:p w14:paraId="250B9FC0" w14:textId="17470E34" w:rsidR="00013603" w:rsidDel="00F27075" w:rsidRDefault="00013603">
          <w:pPr>
            <w:pStyle w:val="TOC3"/>
            <w:tabs>
              <w:tab w:val="right" w:leader="dot" w:pos="14390"/>
            </w:tabs>
            <w:rPr>
              <w:del w:id="190" w:author="Tellis Ellis" w:date="2019-09-30T18:31:00Z"/>
              <w:rFonts w:cstheme="minorBidi"/>
              <w:noProof/>
              <w:color w:val="auto"/>
            </w:rPr>
          </w:pPr>
          <w:del w:id="191" w:author="Tellis Ellis" w:date="2019-09-30T18:31:00Z">
            <w:r w:rsidRPr="00F27075" w:rsidDel="00F27075">
              <w:rPr>
                <w:noProof/>
                <w:rPrChange w:id="192" w:author="Tellis Ellis" w:date="2019-09-30T18:31:00Z">
                  <w:rPr>
                    <w:rStyle w:val="Hyperlink"/>
                    <w:noProof/>
                  </w:rPr>
                </w:rPrChange>
              </w:rPr>
              <w:delText>PV1 – Patient Visit – HL7 v2.4</w:delText>
            </w:r>
            <w:r w:rsidDel="00F27075">
              <w:rPr>
                <w:noProof/>
                <w:webHidden/>
              </w:rPr>
              <w:tab/>
              <w:delText>18</w:delText>
            </w:r>
          </w:del>
        </w:p>
        <w:p w14:paraId="49FC5374" w14:textId="22C7E494" w:rsidR="00013603" w:rsidDel="00F27075" w:rsidRDefault="00013603">
          <w:pPr>
            <w:pStyle w:val="TOC3"/>
            <w:tabs>
              <w:tab w:val="right" w:leader="dot" w:pos="14390"/>
            </w:tabs>
            <w:rPr>
              <w:del w:id="193" w:author="Tellis Ellis" w:date="2019-09-30T18:31:00Z"/>
              <w:rFonts w:cstheme="minorBidi"/>
              <w:noProof/>
              <w:color w:val="auto"/>
            </w:rPr>
          </w:pPr>
          <w:del w:id="194" w:author="Tellis Ellis" w:date="2019-09-30T18:31:00Z">
            <w:r w:rsidRPr="00F27075" w:rsidDel="00F27075">
              <w:rPr>
                <w:noProof/>
                <w:rPrChange w:id="195" w:author="Tellis Ellis" w:date="2019-09-30T18:31:00Z">
                  <w:rPr>
                    <w:rStyle w:val="Hyperlink"/>
                    <w:noProof/>
                  </w:rPr>
                </w:rPrChange>
              </w:rPr>
              <w:delText>PV2– Patient Visit Additional Info – HL7 v2.4</w:delText>
            </w:r>
            <w:r w:rsidDel="00F27075">
              <w:rPr>
                <w:noProof/>
                <w:webHidden/>
              </w:rPr>
              <w:tab/>
              <w:delText>2</w:delText>
            </w:r>
            <w:r w:rsidDel="00F27075">
              <w:rPr>
                <w:noProof/>
                <w:webHidden/>
              </w:rPr>
              <w:delText>3</w:delText>
            </w:r>
          </w:del>
        </w:p>
        <w:p w14:paraId="701A66A6" w14:textId="643E12D2" w:rsidR="00013603" w:rsidDel="00F27075" w:rsidRDefault="00013603">
          <w:pPr>
            <w:pStyle w:val="TOC3"/>
            <w:tabs>
              <w:tab w:val="right" w:leader="dot" w:pos="14390"/>
            </w:tabs>
            <w:rPr>
              <w:del w:id="196" w:author="Tellis Ellis" w:date="2019-09-30T18:31:00Z"/>
              <w:rFonts w:cstheme="minorBidi"/>
              <w:noProof/>
              <w:color w:val="auto"/>
            </w:rPr>
          </w:pPr>
          <w:del w:id="197" w:author="Tellis Ellis" w:date="2019-09-30T18:31:00Z">
            <w:r w:rsidRPr="00F27075" w:rsidDel="00F27075">
              <w:rPr>
                <w:noProof/>
                <w:rPrChange w:id="198" w:author="Tellis Ellis" w:date="2019-09-30T18:31:00Z">
                  <w:rPr>
                    <w:rStyle w:val="Hyperlink"/>
                    <w:noProof/>
                  </w:rPr>
                </w:rPrChange>
              </w:rPr>
              <w:delText>DG1 – Diagnosis – HL7 v2.4</w:delText>
            </w:r>
            <w:r w:rsidDel="00F27075">
              <w:rPr>
                <w:noProof/>
                <w:webHidden/>
              </w:rPr>
              <w:tab/>
              <w:delText>25</w:delText>
            </w:r>
          </w:del>
        </w:p>
        <w:p w14:paraId="3FE0E285" w14:textId="2031BAB6" w:rsidR="00013603" w:rsidDel="00F27075" w:rsidRDefault="00013603">
          <w:pPr>
            <w:pStyle w:val="TOC3"/>
            <w:tabs>
              <w:tab w:val="right" w:leader="dot" w:pos="14390"/>
            </w:tabs>
            <w:rPr>
              <w:del w:id="199" w:author="Tellis Ellis" w:date="2019-09-30T18:31:00Z"/>
              <w:rFonts w:cstheme="minorBidi"/>
              <w:noProof/>
              <w:color w:val="auto"/>
            </w:rPr>
          </w:pPr>
          <w:del w:id="200" w:author="Tellis Ellis" w:date="2019-09-30T18:31:00Z">
            <w:r w:rsidRPr="00F27075" w:rsidDel="00F27075">
              <w:rPr>
                <w:noProof/>
                <w:rPrChange w:id="201" w:author="Tellis Ellis" w:date="2019-09-30T18:31:00Z">
                  <w:rPr>
                    <w:rStyle w:val="Hyperlink"/>
                    <w:noProof/>
                  </w:rPr>
                </w:rPrChange>
              </w:rPr>
              <w:delText>AL1 – Allergy – HL7 v2.4</w:delText>
            </w:r>
            <w:r w:rsidDel="00F27075">
              <w:rPr>
                <w:noProof/>
                <w:webHidden/>
              </w:rPr>
              <w:tab/>
              <w:delText>27</w:delText>
            </w:r>
          </w:del>
        </w:p>
        <w:p w14:paraId="315ED7AB" w14:textId="6C5F1744" w:rsidR="00013603" w:rsidDel="00F27075" w:rsidRDefault="00013603">
          <w:pPr>
            <w:pStyle w:val="TOC3"/>
            <w:tabs>
              <w:tab w:val="right" w:leader="dot" w:pos="14390"/>
            </w:tabs>
            <w:rPr>
              <w:del w:id="202" w:author="Tellis Ellis" w:date="2019-09-30T18:31:00Z"/>
              <w:rFonts w:cstheme="minorBidi"/>
              <w:noProof/>
              <w:color w:val="auto"/>
            </w:rPr>
          </w:pPr>
          <w:del w:id="203" w:author="Tellis Ellis" w:date="2019-09-30T18:31:00Z">
            <w:r w:rsidRPr="00F27075" w:rsidDel="00F27075">
              <w:rPr>
                <w:noProof/>
                <w:rPrChange w:id="204" w:author="Tellis Ellis" w:date="2019-09-30T18:31:00Z">
                  <w:rPr>
                    <w:rStyle w:val="Hyperlink"/>
                    <w:noProof/>
                  </w:rPr>
                </w:rPrChange>
              </w:rPr>
              <w:delText>MSA – Message Acknowledgement - HL7 v2.4</w:delText>
            </w:r>
            <w:r w:rsidDel="00F27075">
              <w:rPr>
                <w:noProof/>
                <w:webHidden/>
              </w:rPr>
              <w:tab/>
              <w:delText>28</w:delText>
            </w:r>
          </w:del>
        </w:p>
        <w:p w14:paraId="1E847C50" w14:textId="61ABA63D" w:rsidR="00013603" w:rsidDel="00F27075" w:rsidRDefault="00013603">
          <w:pPr>
            <w:pStyle w:val="TOC3"/>
            <w:tabs>
              <w:tab w:val="right" w:leader="dot" w:pos="14390"/>
            </w:tabs>
            <w:rPr>
              <w:del w:id="205" w:author="Tellis Ellis" w:date="2019-09-30T18:31:00Z"/>
              <w:rFonts w:cstheme="minorBidi"/>
              <w:noProof/>
              <w:color w:val="auto"/>
            </w:rPr>
          </w:pPr>
          <w:del w:id="206" w:author="Tellis Ellis" w:date="2019-09-30T18:31:00Z">
            <w:r w:rsidRPr="00F27075" w:rsidDel="00F27075">
              <w:rPr>
                <w:noProof/>
                <w:rPrChange w:id="207" w:author="Tellis Ellis" w:date="2019-09-30T18:31:00Z">
                  <w:rPr>
                    <w:rStyle w:val="Hyperlink"/>
                    <w:noProof/>
                  </w:rPr>
                </w:rPrChange>
              </w:rPr>
              <w:delText>ERR – Error Information - HL7 v2.4</w:delText>
            </w:r>
            <w:r w:rsidDel="00F27075">
              <w:rPr>
                <w:noProof/>
                <w:webHidden/>
              </w:rPr>
              <w:tab/>
              <w:delText>28</w:delText>
            </w:r>
          </w:del>
        </w:p>
        <w:p w14:paraId="5BA1BD96" w14:textId="58649946" w:rsidR="00013603" w:rsidDel="00F27075" w:rsidRDefault="00013603">
          <w:pPr>
            <w:pStyle w:val="TOC3"/>
            <w:tabs>
              <w:tab w:val="right" w:leader="dot" w:pos="14390"/>
            </w:tabs>
            <w:rPr>
              <w:del w:id="208" w:author="Tellis Ellis" w:date="2019-09-30T18:31:00Z"/>
              <w:rFonts w:cstheme="minorBidi"/>
              <w:noProof/>
              <w:color w:val="auto"/>
            </w:rPr>
          </w:pPr>
          <w:del w:id="209" w:author="Tellis Ellis" w:date="2019-09-30T18:31:00Z">
            <w:r w:rsidRPr="00F27075" w:rsidDel="00F27075">
              <w:rPr>
                <w:noProof/>
                <w:rPrChange w:id="210" w:author="Tellis Ellis" w:date="2019-09-30T18:31:00Z">
                  <w:rPr>
                    <w:rStyle w:val="Hyperlink"/>
                    <w:noProof/>
                  </w:rPr>
                </w:rPrChange>
              </w:rPr>
              <w:delText>NTE – Notes and Comments - HL7 v2.4</w:delText>
            </w:r>
            <w:r w:rsidDel="00F27075">
              <w:rPr>
                <w:noProof/>
                <w:webHidden/>
              </w:rPr>
              <w:tab/>
              <w:delText>29</w:delText>
            </w:r>
          </w:del>
        </w:p>
        <w:p w14:paraId="66F309FE" w14:textId="78AEC841" w:rsidR="00013603" w:rsidDel="00F27075" w:rsidRDefault="00013603">
          <w:pPr>
            <w:pStyle w:val="TOC1"/>
            <w:rPr>
              <w:del w:id="211" w:author="Tellis Ellis" w:date="2019-09-30T18:31:00Z"/>
              <w:rFonts w:cstheme="minorBidi"/>
              <w:noProof/>
              <w:color w:val="auto"/>
            </w:rPr>
          </w:pPr>
          <w:del w:id="212" w:author="Tellis Ellis" w:date="2019-09-30T18:31:00Z">
            <w:r w:rsidRPr="00F27075" w:rsidDel="00F27075">
              <w:rPr>
                <w:noProof/>
                <w:rPrChange w:id="213" w:author="Tellis Ellis" w:date="2019-09-30T18:31:00Z">
                  <w:rPr>
                    <w:rStyle w:val="Hyperlink"/>
                    <w:noProof/>
                  </w:rPr>
                </w:rPrChange>
              </w:rPr>
              <w:delText>Action Item / Issue Log</w:delText>
            </w:r>
            <w:r w:rsidDel="00F27075">
              <w:rPr>
                <w:noProof/>
                <w:webHidden/>
              </w:rPr>
              <w:tab/>
              <w:delText>30</w:delText>
            </w:r>
          </w:del>
        </w:p>
        <w:p w14:paraId="07123DBC" w14:textId="4C48B17C" w:rsidR="0011295C" w:rsidRPr="0011295C" w:rsidRDefault="00387949" w:rsidP="0011295C">
          <w:r>
            <w:fldChar w:fldCharType="end"/>
          </w:r>
        </w:p>
      </w:sdtContent>
    </w:sdt>
    <w:p w14:paraId="0F61BDA9" w14:textId="77777777" w:rsidR="0011295C" w:rsidRPr="0011295C" w:rsidRDefault="0011295C" w:rsidP="0011295C"/>
    <w:p w14:paraId="2B93C6E0" w14:textId="5F413A31" w:rsidR="0011295C" w:rsidRPr="0011295C" w:rsidRDefault="0011295C" w:rsidP="0011295C"/>
    <w:p w14:paraId="64625A31" w14:textId="77777777" w:rsidR="0011295C" w:rsidRPr="0011295C" w:rsidRDefault="0011295C" w:rsidP="0011295C"/>
    <w:p w14:paraId="73A7EA76" w14:textId="0BDAB7E4" w:rsidR="0011295C" w:rsidRPr="0011295C" w:rsidRDefault="0011295C" w:rsidP="0011295C"/>
    <w:p w14:paraId="60CD6597" w14:textId="111EB547" w:rsidR="00973EA5" w:rsidRDefault="00973EA5">
      <w:r>
        <w:br w:type="page"/>
      </w:r>
    </w:p>
    <w:p w14:paraId="13A243D4" w14:textId="77777777" w:rsidR="00387949" w:rsidRDefault="00387949" w:rsidP="00387949"/>
    <w:p w14:paraId="19742B6D" w14:textId="77777777" w:rsidR="00C66DE2" w:rsidRDefault="00C66DE2" w:rsidP="00C66DE2">
      <w:pPr>
        <w:pStyle w:val="Heading1"/>
      </w:pPr>
      <w:bookmarkStart w:id="214" w:name="_Toc431298301"/>
      <w:bookmarkStart w:id="215" w:name="_Toc502934908"/>
      <w:bookmarkStart w:id="216" w:name="_Toc519511181"/>
      <w:bookmarkStart w:id="217" w:name="_Toc20760697"/>
      <w:r w:rsidRPr="00C01A94">
        <w:t>Revision History</w:t>
      </w:r>
      <w:bookmarkEnd w:id="214"/>
      <w:bookmarkEnd w:id="215"/>
      <w:bookmarkEnd w:id="216"/>
      <w:bookmarkEnd w:id="217"/>
    </w:p>
    <w:p w14:paraId="18B2B2CA" w14:textId="77777777" w:rsidR="00C66DE2" w:rsidRPr="00662E1C" w:rsidRDefault="00C66DE2" w:rsidP="00C66DE2">
      <w:pPr>
        <w:spacing w:after="0"/>
      </w:pPr>
    </w:p>
    <w:tbl>
      <w:tblPr>
        <w:tblW w:w="14220" w:type="dxa"/>
        <w:tblInd w:w="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710"/>
        <w:gridCol w:w="9900"/>
        <w:gridCol w:w="1440"/>
      </w:tblGrid>
      <w:tr w:rsidR="00FB61E0" w:rsidRPr="00A63236" w14:paraId="6291A214" w14:textId="77777777" w:rsidTr="00FB61E0">
        <w:trPr>
          <w:trHeight w:val="321"/>
        </w:trPr>
        <w:tc>
          <w:tcPr>
            <w:tcW w:w="1170" w:type="dxa"/>
            <w:tcBorders>
              <w:top w:val="single" w:sz="12" w:space="0" w:color="auto"/>
              <w:bottom w:val="double" w:sz="12" w:space="0" w:color="auto"/>
            </w:tcBorders>
            <w:vAlign w:val="center"/>
          </w:tcPr>
          <w:p w14:paraId="1A81C015" w14:textId="77777777" w:rsidR="00FB61E0" w:rsidRPr="003D393F" w:rsidRDefault="00FB61E0" w:rsidP="00603411">
            <w:pPr>
              <w:spacing w:after="0"/>
              <w:jc w:val="center"/>
              <w:rPr>
                <w:rFonts w:ascii="Arial" w:hAnsi="Arial" w:cs="Arial"/>
                <w:b/>
                <w:sz w:val="20"/>
              </w:rPr>
            </w:pPr>
            <w:r w:rsidRPr="003D393F">
              <w:rPr>
                <w:rFonts w:ascii="Arial" w:hAnsi="Arial" w:cs="Arial"/>
                <w:b/>
                <w:sz w:val="20"/>
              </w:rPr>
              <w:t>Revision</w:t>
            </w:r>
          </w:p>
        </w:tc>
        <w:tc>
          <w:tcPr>
            <w:tcW w:w="1710" w:type="dxa"/>
            <w:tcBorders>
              <w:top w:val="single" w:sz="12" w:space="0" w:color="auto"/>
              <w:bottom w:val="double" w:sz="12" w:space="0" w:color="auto"/>
            </w:tcBorders>
            <w:vAlign w:val="center"/>
          </w:tcPr>
          <w:p w14:paraId="7EB2B127" w14:textId="77777777" w:rsidR="00FB61E0" w:rsidRPr="003D393F" w:rsidRDefault="00FB61E0" w:rsidP="00603411">
            <w:pPr>
              <w:spacing w:after="0"/>
              <w:jc w:val="center"/>
              <w:rPr>
                <w:rFonts w:ascii="Arial" w:hAnsi="Arial" w:cs="Arial"/>
                <w:b/>
                <w:sz w:val="20"/>
              </w:rPr>
            </w:pPr>
            <w:r>
              <w:rPr>
                <w:rFonts w:ascii="Arial" w:hAnsi="Arial" w:cs="Arial"/>
                <w:b/>
                <w:sz w:val="20"/>
              </w:rPr>
              <w:t>Author</w:t>
            </w:r>
          </w:p>
        </w:tc>
        <w:tc>
          <w:tcPr>
            <w:tcW w:w="9900" w:type="dxa"/>
            <w:tcBorders>
              <w:top w:val="single" w:sz="12" w:space="0" w:color="auto"/>
              <w:bottom w:val="double" w:sz="12" w:space="0" w:color="auto"/>
            </w:tcBorders>
            <w:vAlign w:val="center"/>
          </w:tcPr>
          <w:p w14:paraId="3387790D" w14:textId="77777777" w:rsidR="00FB61E0" w:rsidRPr="003D393F" w:rsidRDefault="00FB61E0" w:rsidP="00603411">
            <w:pPr>
              <w:spacing w:after="0"/>
              <w:jc w:val="center"/>
              <w:rPr>
                <w:rFonts w:ascii="Arial" w:hAnsi="Arial" w:cs="Arial"/>
                <w:b/>
                <w:sz w:val="20"/>
              </w:rPr>
            </w:pPr>
            <w:r w:rsidRPr="003D393F">
              <w:rPr>
                <w:rFonts w:ascii="Arial" w:hAnsi="Arial" w:cs="Arial"/>
                <w:b/>
                <w:sz w:val="20"/>
              </w:rPr>
              <w:t>Summary of Changes</w:t>
            </w:r>
          </w:p>
        </w:tc>
        <w:tc>
          <w:tcPr>
            <w:tcW w:w="1440" w:type="dxa"/>
            <w:tcBorders>
              <w:top w:val="single" w:sz="12" w:space="0" w:color="auto"/>
              <w:bottom w:val="double" w:sz="12" w:space="0" w:color="auto"/>
            </w:tcBorders>
            <w:vAlign w:val="center"/>
          </w:tcPr>
          <w:p w14:paraId="6F3BC215" w14:textId="77777777" w:rsidR="00FB61E0" w:rsidRPr="003D393F" w:rsidRDefault="00FB61E0" w:rsidP="00603411">
            <w:pPr>
              <w:spacing w:after="0"/>
              <w:jc w:val="center"/>
              <w:rPr>
                <w:rFonts w:ascii="Arial" w:hAnsi="Arial" w:cs="Arial"/>
                <w:b/>
                <w:sz w:val="20"/>
              </w:rPr>
            </w:pPr>
            <w:r w:rsidRPr="003D393F">
              <w:rPr>
                <w:rFonts w:ascii="Arial" w:hAnsi="Arial" w:cs="Arial"/>
                <w:b/>
                <w:sz w:val="20"/>
              </w:rPr>
              <w:t>Date</w:t>
            </w:r>
          </w:p>
        </w:tc>
      </w:tr>
      <w:tr w:rsidR="00FB61E0" w:rsidRPr="00EC191F" w14:paraId="18667B97" w14:textId="77777777" w:rsidTr="00D12D25">
        <w:trPr>
          <w:trHeight w:val="468"/>
        </w:trPr>
        <w:tc>
          <w:tcPr>
            <w:tcW w:w="1170" w:type="dxa"/>
            <w:tcBorders>
              <w:top w:val="nil"/>
            </w:tcBorders>
            <w:vAlign w:val="center"/>
          </w:tcPr>
          <w:p w14:paraId="0803BC40" w14:textId="1009CCCF" w:rsidR="00FB61E0" w:rsidRPr="003D393F" w:rsidRDefault="00FB61E0" w:rsidP="00603411">
            <w:pPr>
              <w:spacing w:after="0"/>
              <w:jc w:val="center"/>
              <w:rPr>
                <w:rFonts w:ascii="Arial" w:hAnsi="Arial" w:cs="Arial"/>
                <w:sz w:val="20"/>
              </w:rPr>
            </w:pPr>
          </w:p>
        </w:tc>
        <w:tc>
          <w:tcPr>
            <w:tcW w:w="1710" w:type="dxa"/>
            <w:tcBorders>
              <w:top w:val="nil"/>
            </w:tcBorders>
            <w:vAlign w:val="center"/>
          </w:tcPr>
          <w:p w14:paraId="125994B5" w14:textId="6302EC47" w:rsidR="00FB61E0" w:rsidRPr="003D393F" w:rsidRDefault="00FB61E0" w:rsidP="00603411">
            <w:pPr>
              <w:spacing w:after="0"/>
              <w:jc w:val="center"/>
              <w:rPr>
                <w:rFonts w:ascii="Arial" w:hAnsi="Arial" w:cs="Arial"/>
                <w:sz w:val="20"/>
              </w:rPr>
            </w:pPr>
          </w:p>
        </w:tc>
        <w:tc>
          <w:tcPr>
            <w:tcW w:w="9900" w:type="dxa"/>
            <w:tcBorders>
              <w:top w:val="nil"/>
            </w:tcBorders>
            <w:vAlign w:val="center"/>
          </w:tcPr>
          <w:p w14:paraId="57CC0BDD" w14:textId="70E03ADA" w:rsidR="00973EA5" w:rsidRPr="00973EA5" w:rsidRDefault="00973EA5">
            <w:pPr>
              <w:spacing w:after="0"/>
              <w:rPr>
                <w:rFonts w:ascii="Arial" w:hAnsi="Arial" w:cs="Arial"/>
                <w:sz w:val="20"/>
              </w:rPr>
            </w:pPr>
          </w:p>
        </w:tc>
        <w:tc>
          <w:tcPr>
            <w:tcW w:w="1440" w:type="dxa"/>
            <w:tcBorders>
              <w:top w:val="nil"/>
            </w:tcBorders>
            <w:vAlign w:val="center"/>
          </w:tcPr>
          <w:p w14:paraId="49F007C2" w14:textId="23616184" w:rsidR="00FB61E0" w:rsidRPr="003D393F" w:rsidRDefault="00FB61E0" w:rsidP="00603411">
            <w:pPr>
              <w:spacing w:after="0"/>
              <w:jc w:val="center"/>
              <w:rPr>
                <w:rFonts w:ascii="Arial" w:hAnsi="Arial" w:cs="Arial"/>
                <w:sz w:val="20"/>
              </w:rPr>
            </w:pPr>
          </w:p>
        </w:tc>
      </w:tr>
      <w:tr w:rsidR="00FB61E0" w:rsidRPr="00EC191F" w14:paraId="1E082EEA" w14:textId="77777777" w:rsidTr="00FB61E0">
        <w:trPr>
          <w:trHeight w:val="436"/>
        </w:trPr>
        <w:tc>
          <w:tcPr>
            <w:tcW w:w="1170" w:type="dxa"/>
            <w:tcBorders>
              <w:top w:val="nil"/>
            </w:tcBorders>
            <w:vAlign w:val="center"/>
          </w:tcPr>
          <w:p w14:paraId="71437209" w14:textId="13D0C071" w:rsidR="00FB61E0" w:rsidRDefault="00FB61E0" w:rsidP="00603411">
            <w:pPr>
              <w:spacing w:after="0"/>
              <w:jc w:val="center"/>
              <w:rPr>
                <w:rFonts w:ascii="Arial" w:hAnsi="Arial" w:cs="Arial"/>
                <w:sz w:val="20"/>
              </w:rPr>
            </w:pPr>
          </w:p>
        </w:tc>
        <w:tc>
          <w:tcPr>
            <w:tcW w:w="1710" w:type="dxa"/>
            <w:tcBorders>
              <w:top w:val="nil"/>
            </w:tcBorders>
            <w:vAlign w:val="center"/>
          </w:tcPr>
          <w:p w14:paraId="437AB204" w14:textId="1C020043" w:rsidR="00FB61E0" w:rsidRDefault="00FB61E0" w:rsidP="00603411">
            <w:pPr>
              <w:spacing w:after="0"/>
              <w:jc w:val="center"/>
              <w:rPr>
                <w:rFonts w:ascii="Arial" w:hAnsi="Arial" w:cs="Arial"/>
                <w:sz w:val="20"/>
              </w:rPr>
            </w:pPr>
          </w:p>
        </w:tc>
        <w:tc>
          <w:tcPr>
            <w:tcW w:w="9900" w:type="dxa"/>
            <w:tcBorders>
              <w:top w:val="nil"/>
            </w:tcBorders>
            <w:vAlign w:val="center"/>
          </w:tcPr>
          <w:p w14:paraId="49BEBB18" w14:textId="496AA9D4" w:rsidR="00FB61E0" w:rsidRPr="00BE2B66" w:rsidRDefault="00FB61E0" w:rsidP="00BE2B66">
            <w:pPr>
              <w:pStyle w:val="ListParagraph"/>
              <w:spacing w:after="0"/>
              <w:ind w:left="-11"/>
              <w:rPr>
                <w:rFonts w:ascii="Arial" w:eastAsiaTheme="minorHAnsi" w:hAnsi="Arial" w:cs="Arial"/>
                <w:color w:val="auto"/>
                <w:sz w:val="20"/>
              </w:rPr>
            </w:pPr>
          </w:p>
        </w:tc>
        <w:tc>
          <w:tcPr>
            <w:tcW w:w="1440" w:type="dxa"/>
            <w:tcBorders>
              <w:top w:val="nil"/>
            </w:tcBorders>
            <w:vAlign w:val="center"/>
          </w:tcPr>
          <w:p w14:paraId="351C6980" w14:textId="11B0DF13" w:rsidR="00FB61E0" w:rsidRDefault="00FB61E0" w:rsidP="00603411">
            <w:pPr>
              <w:spacing w:after="0"/>
              <w:jc w:val="center"/>
              <w:rPr>
                <w:rFonts w:ascii="Arial" w:hAnsi="Arial" w:cs="Arial"/>
                <w:sz w:val="20"/>
              </w:rPr>
            </w:pPr>
          </w:p>
        </w:tc>
      </w:tr>
      <w:tr w:rsidR="00FB61E0" w:rsidRPr="00EC191F" w14:paraId="3A5CE910" w14:textId="77777777" w:rsidTr="00FB61E0">
        <w:trPr>
          <w:trHeight w:val="436"/>
        </w:trPr>
        <w:tc>
          <w:tcPr>
            <w:tcW w:w="1170" w:type="dxa"/>
            <w:tcBorders>
              <w:top w:val="nil"/>
            </w:tcBorders>
            <w:vAlign w:val="center"/>
          </w:tcPr>
          <w:p w14:paraId="3AFC9190" w14:textId="77777777" w:rsidR="00FB61E0" w:rsidRDefault="00FB61E0" w:rsidP="00603411">
            <w:pPr>
              <w:spacing w:after="0"/>
              <w:jc w:val="center"/>
              <w:rPr>
                <w:rFonts w:ascii="Arial" w:hAnsi="Arial" w:cs="Arial"/>
                <w:sz w:val="20"/>
              </w:rPr>
            </w:pPr>
          </w:p>
        </w:tc>
        <w:tc>
          <w:tcPr>
            <w:tcW w:w="1710" w:type="dxa"/>
            <w:tcBorders>
              <w:top w:val="nil"/>
            </w:tcBorders>
            <w:vAlign w:val="center"/>
          </w:tcPr>
          <w:p w14:paraId="066910E4" w14:textId="77777777" w:rsidR="00FB61E0" w:rsidRDefault="00FB61E0" w:rsidP="00603411">
            <w:pPr>
              <w:spacing w:after="0"/>
              <w:jc w:val="center"/>
              <w:rPr>
                <w:rFonts w:ascii="Arial" w:hAnsi="Arial" w:cs="Arial"/>
                <w:sz w:val="20"/>
              </w:rPr>
            </w:pPr>
          </w:p>
        </w:tc>
        <w:tc>
          <w:tcPr>
            <w:tcW w:w="9900" w:type="dxa"/>
            <w:tcBorders>
              <w:top w:val="nil"/>
            </w:tcBorders>
            <w:vAlign w:val="center"/>
          </w:tcPr>
          <w:p w14:paraId="78D0FE79" w14:textId="77777777" w:rsidR="00FB61E0" w:rsidRPr="006064B6" w:rsidRDefault="00FB61E0" w:rsidP="00603411">
            <w:pPr>
              <w:spacing w:after="0"/>
            </w:pPr>
          </w:p>
        </w:tc>
        <w:tc>
          <w:tcPr>
            <w:tcW w:w="1440" w:type="dxa"/>
            <w:tcBorders>
              <w:top w:val="nil"/>
            </w:tcBorders>
            <w:vAlign w:val="center"/>
          </w:tcPr>
          <w:p w14:paraId="04BF4F96" w14:textId="77777777" w:rsidR="00FB61E0" w:rsidRDefault="00FB61E0" w:rsidP="00603411">
            <w:pPr>
              <w:spacing w:after="0"/>
              <w:jc w:val="center"/>
              <w:rPr>
                <w:rFonts w:ascii="Arial" w:hAnsi="Arial" w:cs="Arial"/>
                <w:sz w:val="20"/>
              </w:rPr>
            </w:pPr>
          </w:p>
        </w:tc>
      </w:tr>
      <w:tr w:rsidR="00FB61E0" w:rsidRPr="00EC191F" w14:paraId="434A7104" w14:textId="77777777" w:rsidTr="00FB61E0">
        <w:trPr>
          <w:trHeight w:val="436"/>
        </w:trPr>
        <w:tc>
          <w:tcPr>
            <w:tcW w:w="1170" w:type="dxa"/>
            <w:tcBorders>
              <w:top w:val="nil"/>
            </w:tcBorders>
            <w:vAlign w:val="center"/>
          </w:tcPr>
          <w:p w14:paraId="1965CDCD" w14:textId="77777777" w:rsidR="00FB61E0" w:rsidRDefault="00FB61E0" w:rsidP="00603411">
            <w:pPr>
              <w:spacing w:after="0"/>
              <w:jc w:val="center"/>
              <w:rPr>
                <w:rFonts w:ascii="Arial" w:hAnsi="Arial" w:cs="Arial"/>
                <w:sz w:val="20"/>
              </w:rPr>
            </w:pPr>
          </w:p>
        </w:tc>
        <w:tc>
          <w:tcPr>
            <w:tcW w:w="1710" w:type="dxa"/>
            <w:tcBorders>
              <w:top w:val="nil"/>
            </w:tcBorders>
            <w:vAlign w:val="center"/>
          </w:tcPr>
          <w:p w14:paraId="7194F3C8" w14:textId="77777777" w:rsidR="00FB61E0" w:rsidRDefault="00FB61E0" w:rsidP="00603411">
            <w:pPr>
              <w:spacing w:after="0"/>
              <w:jc w:val="center"/>
              <w:rPr>
                <w:rFonts w:ascii="Arial" w:hAnsi="Arial" w:cs="Arial"/>
                <w:sz w:val="20"/>
              </w:rPr>
            </w:pPr>
          </w:p>
        </w:tc>
        <w:tc>
          <w:tcPr>
            <w:tcW w:w="9900" w:type="dxa"/>
            <w:tcBorders>
              <w:top w:val="nil"/>
            </w:tcBorders>
            <w:vAlign w:val="center"/>
          </w:tcPr>
          <w:p w14:paraId="4B869D05" w14:textId="77777777" w:rsidR="00FB61E0" w:rsidRPr="006064B6" w:rsidRDefault="00FB61E0" w:rsidP="00603411">
            <w:pPr>
              <w:spacing w:after="0"/>
            </w:pPr>
          </w:p>
        </w:tc>
        <w:tc>
          <w:tcPr>
            <w:tcW w:w="1440" w:type="dxa"/>
            <w:tcBorders>
              <w:top w:val="nil"/>
            </w:tcBorders>
            <w:vAlign w:val="center"/>
          </w:tcPr>
          <w:p w14:paraId="06429493" w14:textId="77777777" w:rsidR="00FB61E0" w:rsidRDefault="00FB61E0" w:rsidP="00603411">
            <w:pPr>
              <w:spacing w:after="0"/>
              <w:jc w:val="center"/>
              <w:rPr>
                <w:rFonts w:ascii="Arial" w:hAnsi="Arial" w:cs="Arial"/>
                <w:sz w:val="20"/>
              </w:rPr>
            </w:pPr>
          </w:p>
        </w:tc>
      </w:tr>
    </w:tbl>
    <w:p w14:paraId="41F6CBA5" w14:textId="6B5EA6BF" w:rsidR="00EB41B1" w:rsidRDefault="00EB41B1" w:rsidP="00934CF5"/>
    <w:p w14:paraId="292FE353" w14:textId="77777777" w:rsidR="00EB41B1" w:rsidRDefault="00EB41B1">
      <w:r>
        <w:br w:type="page"/>
      </w:r>
    </w:p>
    <w:p w14:paraId="4760E5DA" w14:textId="77777777" w:rsidR="00934CF5" w:rsidRDefault="00934CF5" w:rsidP="00934CF5"/>
    <w:p w14:paraId="24CDF8CE" w14:textId="77777777" w:rsidR="005E7342" w:rsidRDefault="005E7342" w:rsidP="005E7342">
      <w:pPr>
        <w:pStyle w:val="Heading1"/>
      </w:pPr>
      <w:bookmarkStart w:id="218" w:name="_Toc20760698"/>
      <w:r>
        <w:t>Overview</w:t>
      </w:r>
      <w:bookmarkEnd w:id="218"/>
    </w:p>
    <w:p w14:paraId="0CCEB03C" w14:textId="77777777" w:rsidR="005E7342" w:rsidRDefault="005E7342" w:rsidP="005E7342">
      <w:pPr>
        <w:jc w:val="center"/>
      </w:pPr>
    </w:p>
    <w:p w14:paraId="704BA684" w14:textId="77777777" w:rsidR="005E7342" w:rsidRPr="00BF5198" w:rsidRDefault="005E7342" w:rsidP="005E7342">
      <w:pPr>
        <w:pStyle w:val="Heading2"/>
      </w:pPr>
      <w:bookmarkStart w:id="219" w:name="_Toc532379636"/>
      <w:bookmarkStart w:id="220" w:name="_Toc20760699"/>
      <w:r>
        <w:t>Summary and Scope</w:t>
      </w:r>
      <w:bookmarkEnd w:id="219"/>
      <w:bookmarkEnd w:id="220"/>
    </w:p>
    <w:p w14:paraId="2140030D" w14:textId="57AD928C" w:rsidR="005E7342" w:rsidRPr="00D25DEC" w:rsidRDefault="005E7342" w:rsidP="005E7342">
      <w:pPr>
        <w:pStyle w:val="Body"/>
        <w:ind w:left="630"/>
        <w:rPr>
          <w:rFonts w:ascii="Arial" w:hAnsi="Arial" w:cs="Arial"/>
          <w:w w:val="100"/>
          <w:szCs w:val="20"/>
        </w:rPr>
      </w:pPr>
      <w:bookmarkStart w:id="221" w:name="_Hlk12349928"/>
      <w:r w:rsidRPr="00D25DEC">
        <w:rPr>
          <w:rFonts w:ascii="Arial" w:hAnsi="Arial" w:cs="Arial"/>
          <w:w w:val="100"/>
          <w:szCs w:val="20"/>
        </w:rPr>
        <w:t xml:space="preserve">This document serves as </w:t>
      </w:r>
      <w:r w:rsidR="006A0BD4">
        <w:rPr>
          <w:rFonts w:ascii="Arial" w:hAnsi="Arial" w:cs="Arial"/>
          <w:w w:val="100"/>
          <w:szCs w:val="20"/>
        </w:rPr>
        <w:t>the</w:t>
      </w:r>
      <w:r w:rsidRPr="00D25DEC">
        <w:rPr>
          <w:rFonts w:ascii="Arial" w:hAnsi="Arial" w:cs="Arial"/>
          <w:w w:val="100"/>
          <w:szCs w:val="20"/>
        </w:rPr>
        <w:t xml:space="preserve"> specification for the HL7 messaging interface for the </w:t>
      </w:r>
      <w:r w:rsidR="00800472">
        <w:rPr>
          <w:rFonts w:ascii="Arial" w:hAnsi="Arial" w:cs="Arial"/>
          <w:w w:val="100"/>
          <w:szCs w:val="20"/>
        </w:rPr>
        <w:t xml:space="preserve">exchange </w:t>
      </w:r>
      <w:r w:rsidR="00565C9A">
        <w:rPr>
          <w:rFonts w:ascii="Arial" w:hAnsi="Arial" w:cs="Arial"/>
          <w:w w:val="100"/>
          <w:szCs w:val="20"/>
        </w:rPr>
        <w:t xml:space="preserve">of </w:t>
      </w:r>
      <w:r w:rsidR="00800472">
        <w:rPr>
          <w:rFonts w:ascii="Arial" w:hAnsi="Arial" w:cs="Arial"/>
          <w:w w:val="100"/>
          <w:szCs w:val="20"/>
        </w:rPr>
        <w:t>HL7</w:t>
      </w:r>
      <w:r w:rsidRPr="00D25DEC">
        <w:rPr>
          <w:rFonts w:ascii="Arial" w:hAnsi="Arial" w:cs="Arial"/>
          <w:w w:val="100"/>
          <w:szCs w:val="20"/>
        </w:rPr>
        <w:t xml:space="preserve"> </w:t>
      </w:r>
      <w:r>
        <w:rPr>
          <w:rFonts w:ascii="Arial" w:hAnsi="Arial" w:cs="Arial"/>
          <w:w w:val="100"/>
          <w:szCs w:val="20"/>
        </w:rPr>
        <w:t>patient admit, discharge, transfer</w:t>
      </w:r>
      <w:r w:rsidRPr="00D25DEC">
        <w:rPr>
          <w:rFonts w:ascii="Arial" w:hAnsi="Arial" w:cs="Arial"/>
          <w:w w:val="100"/>
          <w:szCs w:val="20"/>
        </w:rPr>
        <w:t xml:space="preserve"> </w:t>
      </w:r>
      <w:r w:rsidR="00800472">
        <w:rPr>
          <w:rFonts w:ascii="Arial" w:hAnsi="Arial" w:cs="Arial"/>
          <w:w w:val="100"/>
          <w:szCs w:val="20"/>
        </w:rPr>
        <w:t>(ADT) messages</w:t>
      </w:r>
      <w:r w:rsidRPr="00D25DEC">
        <w:rPr>
          <w:rFonts w:ascii="Arial" w:hAnsi="Arial" w:cs="Arial"/>
          <w:w w:val="100"/>
          <w:szCs w:val="20"/>
        </w:rPr>
        <w:t xml:space="preserve"> between </w:t>
      </w:r>
      <w:r w:rsidR="009F740C">
        <w:rPr>
          <w:rFonts w:ascii="Arial" w:hAnsi="Arial" w:cs="Arial"/>
          <w:w w:val="100"/>
          <w:szCs w:val="20"/>
        </w:rPr>
        <w:t>WellSky</w:t>
      </w:r>
      <w:r w:rsidRPr="00D25DEC">
        <w:rPr>
          <w:rFonts w:ascii="Arial" w:hAnsi="Arial" w:cs="Arial"/>
          <w:w w:val="100"/>
          <w:szCs w:val="20"/>
        </w:rPr>
        <w:t xml:space="preserve"> Home</w:t>
      </w:r>
      <w:r w:rsidR="006A0BD4">
        <w:rPr>
          <w:rFonts w:ascii="Arial" w:hAnsi="Arial" w:cs="Arial"/>
          <w:w w:val="100"/>
          <w:szCs w:val="20"/>
        </w:rPr>
        <w:t xml:space="preserve"> </w:t>
      </w:r>
      <w:r w:rsidRPr="00D25DEC">
        <w:rPr>
          <w:rFonts w:ascii="Arial" w:hAnsi="Arial" w:cs="Arial"/>
          <w:w w:val="100"/>
          <w:szCs w:val="20"/>
        </w:rPr>
        <w:t xml:space="preserve">Health and Hospice (HHH) and </w:t>
      </w:r>
      <w:r w:rsidR="00FE5107">
        <w:rPr>
          <w:rFonts w:ascii="Arial" w:hAnsi="Arial" w:cs="Arial"/>
          <w:w w:val="100"/>
          <w:szCs w:val="20"/>
        </w:rPr>
        <w:t>&lt;Vendor&gt;</w:t>
      </w:r>
      <w:r w:rsidR="00D91E7E">
        <w:rPr>
          <w:rFonts w:ascii="Arial" w:hAnsi="Arial" w:cs="Arial"/>
          <w:w w:val="100"/>
          <w:szCs w:val="20"/>
        </w:rPr>
        <w:t>.</w:t>
      </w:r>
    </w:p>
    <w:bookmarkEnd w:id="221"/>
    <w:p w14:paraId="2FC1CF2F" w14:textId="77777777" w:rsidR="005E7342" w:rsidRPr="00D25DEC" w:rsidRDefault="005E7342" w:rsidP="005E7342">
      <w:pPr>
        <w:pStyle w:val="Body"/>
        <w:ind w:left="630"/>
        <w:rPr>
          <w:sz w:val="24"/>
        </w:rPr>
      </w:pPr>
    </w:p>
    <w:p w14:paraId="39360029" w14:textId="77777777" w:rsidR="005E7342" w:rsidRPr="00E90E9A" w:rsidRDefault="005E7342" w:rsidP="005E7342">
      <w:pPr>
        <w:pStyle w:val="Heading2"/>
      </w:pPr>
      <w:bookmarkStart w:id="222" w:name="_Toc532379637"/>
      <w:bookmarkStart w:id="223" w:name="_Toc20760700"/>
      <w:r w:rsidRPr="00E90E9A">
        <w:t>Assumptions</w:t>
      </w:r>
      <w:bookmarkEnd w:id="222"/>
      <w:bookmarkEnd w:id="223"/>
    </w:p>
    <w:p w14:paraId="67B106AD" w14:textId="77777777" w:rsidR="005E7342" w:rsidRPr="00D25DEC" w:rsidRDefault="005E7342" w:rsidP="005E7342">
      <w:pPr>
        <w:pStyle w:val="Body"/>
        <w:ind w:left="630"/>
        <w:rPr>
          <w:rFonts w:ascii="Arial" w:hAnsi="Arial" w:cs="Arial"/>
          <w:w w:val="100"/>
          <w:szCs w:val="20"/>
        </w:rPr>
      </w:pPr>
      <w:r w:rsidRPr="00D25DEC">
        <w:rPr>
          <w:rFonts w:ascii="Arial" w:hAnsi="Arial" w:cs="Arial"/>
          <w:w w:val="100"/>
          <w:szCs w:val="20"/>
        </w:rPr>
        <w:t>This document assumes the reader is familiar with, and has access to, the HL7 2.4 specification.</w:t>
      </w:r>
    </w:p>
    <w:p w14:paraId="0D59F643" w14:textId="77777777" w:rsidR="005E7342" w:rsidRPr="00E90E9A" w:rsidRDefault="005E7342" w:rsidP="005E7342">
      <w:pPr>
        <w:pStyle w:val="Heading2"/>
      </w:pPr>
      <w:r>
        <w:br/>
      </w:r>
      <w:bookmarkStart w:id="224" w:name="_Toc532379638"/>
      <w:bookmarkStart w:id="225" w:name="_Toc20760701"/>
      <w:r w:rsidRPr="00E90E9A">
        <w:t>Audience</w:t>
      </w:r>
      <w:bookmarkEnd w:id="224"/>
      <w:bookmarkEnd w:id="225"/>
      <w:r w:rsidRPr="00E90E9A">
        <w:t xml:space="preserve"> </w:t>
      </w:r>
    </w:p>
    <w:p w14:paraId="4F4932E5" w14:textId="62F7110E" w:rsidR="005E7342" w:rsidRPr="00D25DEC" w:rsidRDefault="005E7342" w:rsidP="005E7342">
      <w:pPr>
        <w:pStyle w:val="Body"/>
        <w:ind w:left="630"/>
        <w:rPr>
          <w:rFonts w:ascii="Arial" w:hAnsi="Arial" w:cs="Arial"/>
          <w:w w:val="100"/>
          <w:szCs w:val="24"/>
        </w:rPr>
      </w:pPr>
      <w:bookmarkStart w:id="226" w:name="_Hlk12349953"/>
      <w:r w:rsidRPr="00D25DEC">
        <w:rPr>
          <w:rFonts w:ascii="Arial" w:hAnsi="Arial" w:cs="Arial"/>
          <w:w w:val="100"/>
          <w:szCs w:val="24"/>
        </w:rPr>
        <w:t xml:space="preserve">This guide serves as a technical resource for implementation analysts, interface engineers and application developers of </w:t>
      </w:r>
      <w:r w:rsidR="009F740C">
        <w:rPr>
          <w:rFonts w:ascii="Arial" w:hAnsi="Arial" w:cs="Arial"/>
          <w:w w:val="100"/>
          <w:szCs w:val="24"/>
        </w:rPr>
        <w:t>WellSky</w:t>
      </w:r>
      <w:r w:rsidRPr="00D25DEC">
        <w:rPr>
          <w:rFonts w:ascii="Arial" w:hAnsi="Arial" w:cs="Arial"/>
          <w:w w:val="100"/>
          <w:szCs w:val="24"/>
        </w:rPr>
        <w:t xml:space="preserve"> HHH</w:t>
      </w:r>
      <w:r w:rsidR="007D0F74">
        <w:rPr>
          <w:rFonts w:ascii="Arial" w:hAnsi="Arial" w:cs="Arial"/>
          <w:w w:val="100"/>
          <w:szCs w:val="24"/>
        </w:rPr>
        <w:t xml:space="preserve"> and </w:t>
      </w:r>
      <w:r w:rsidR="00FE5107">
        <w:rPr>
          <w:rFonts w:ascii="Arial" w:hAnsi="Arial" w:cs="Arial"/>
          <w:w w:val="100"/>
          <w:szCs w:val="20"/>
        </w:rPr>
        <w:t xml:space="preserve">&lt;Vendor&gt; </w:t>
      </w:r>
      <w:r w:rsidR="007D0F74">
        <w:rPr>
          <w:rFonts w:ascii="Arial" w:hAnsi="Arial" w:cs="Arial"/>
          <w:w w:val="100"/>
          <w:szCs w:val="24"/>
        </w:rPr>
        <w:t>who</w:t>
      </w:r>
      <w:r w:rsidRPr="00D25DEC">
        <w:rPr>
          <w:rFonts w:ascii="Arial" w:hAnsi="Arial" w:cs="Arial"/>
          <w:w w:val="100"/>
          <w:szCs w:val="24"/>
        </w:rPr>
        <w:t xml:space="preserve"> participate in </w:t>
      </w:r>
      <w:r w:rsidR="00800472">
        <w:rPr>
          <w:rFonts w:ascii="Arial" w:hAnsi="Arial" w:cs="Arial"/>
          <w:w w:val="100"/>
          <w:szCs w:val="24"/>
        </w:rPr>
        <w:t xml:space="preserve">the </w:t>
      </w:r>
      <w:r w:rsidRPr="00D25DEC">
        <w:rPr>
          <w:rFonts w:ascii="Arial" w:hAnsi="Arial" w:cs="Arial"/>
          <w:w w:val="100"/>
          <w:szCs w:val="24"/>
        </w:rPr>
        <w:t xml:space="preserve">implementation of the interface. This document is </w:t>
      </w:r>
      <w:r w:rsidR="00800472">
        <w:rPr>
          <w:rFonts w:ascii="Arial" w:hAnsi="Arial" w:cs="Arial"/>
          <w:w w:val="100"/>
          <w:szCs w:val="24"/>
        </w:rPr>
        <w:t xml:space="preserve">intended </w:t>
      </w:r>
      <w:r w:rsidRPr="00D25DEC">
        <w:rPr>
          <w:rFonts w:ascii="Arial" w:hAnsi="Arial" w:cs="Arial"/>
          <w:w w:val="100"/>
          <w:szCs w:val="24"/>
        </w:rPr>
        <w:t>to be used in conjunction with the HL7 Standard. The format and layout of this document is similar, but not identical to, the HL7 Standard.</w:t>
      </w:r>
    </w:p>
    <w:bookmarkEnd w:id="226"/>
    <w:p w14:paraId="46324AC4" w14:textId="77777777" w:rsidR="005E7342" w:rsidRPr="00E90E9A" w:rsidRDefault="005E7342" w:rsidP="005E7342">
      <w:pPr>
        <w:pStyle w:val="Heading2"/>
        <w:tabs>
          <w:tab w:val="left" w:pos="11913"/>
        </w:tabs>
      </w:pPr>
      <w:r w:rsidRPr="00040837">
        <w:rPr>
          <w:sz w:val="24"/>
          <w:szCs w:val="24"/>
        </w:rPr>
        <w:tab/>
      </w:r>
      <w:r>
        <w:br/>
      </w:r>
      <w:bookmarkStart w:id="227" w:name="_Toc532379639"/>
      <w:bookmarkStart w:id="228" w:name="_Toc20760702"/>
      <w:r w:rsidRPr="00E90E9A">
        <w:t>Related Publications</w:t>
      </w:r>
      <w:bookmarkEnd w:id="227"/>
      <w:bookmarkEnd w:id="228"/>
    </w:p>
    <w:p w14:paraId="126B174D" w14:textId="77777777" w:rsidR="005E7342" w:rsidRPr="00FB4149" w:rsidRDefault="005E7342" w:rsidP="005E7342">
      <w:pPr>
        <w:pStyle w:val="Body"/>
        <w:tabs>
          <w:tab w:val="clear" w:pos="4020"/>
          <w:tab w:val="clear" w:pos="4520"/>
          <w:tab w:val="clear" w:pos="5040"/>
          <w:tab w:val="clear" w:pos="5540"/>
          <w:tab w:val="clear" w:pos="6040"/>
          <w:tab w:val="clear" w:pos="6540"/>
          <w:tab w:val="clear" w:pos="7040"/>
          <w:tab w:val="clear" w:pos="7560"/>
          <w:tab w:val="clear" w:pos="8060"/>
          <w:tab w:val="clear" w:pos="8560"/>
          <w:tab w:val="clear" w:pos="9060"/>
          <w:tab w:val="left" w:pos="6190"/>
        </w:tabs>
        <w:ind w:left="630"/>
        <w:rPr>
          <w:rFonts w:ascii="Arial" w:hAnsi="Arial" w:cs="Arial"/>
          <w:w w:val="100"/>
          <w:sz w:val="20"/>
          <w:szCs w:val="20"/>
        </w:rPr>
      </w:pPr>
      <w:r w:rsidRPr="00D25DEC">
        <w:rPr>
          <w:rFonts w:ascii="Arial" w:hAnsi="Arial" w:cs="Arial"/>
          <w:w w:val="100"/>
          <w:szCs w:val="20"/>
        </w:rPr>
        <w:t>Health Level Seven, Version 2.4</w:t>
      </w:r>
      <w:r w:rsidRPr="00D25DEC">
        <w:rPr>
          <w:rFonts w:ascii="Arial" w:hAnsi="Arial" w:cs="Arial"/>
          <w:w w:val="100"/>
          <w:szCs w:val="20"/>
          <w:vertAlign w:val="superscript"/>
        </w:rPr>
        <w:t>©</w:t>
      </w:r>
      <w:r w:rsidRPr="00D25DEC">
        <w:rPr>
          <w:rFonts w:ascii="Arial" w:hAnsi="Arial" w:cs="Arial"/>
          <w:w w:val="100"/>
          <w:szCs w:val="20"/>
        </w:rPr>
        <w:t>.</w:t>
      </w:r>
      <w:r>
        <w:rPr>
          <w:rFonts w:ascii="Arial" w:hAnsi="Arial" w:cs="Arial"/>
          <w:w w:val="100"/>
          <w:sz w:val="20"/>
          <w:szCs w:val="20"/>
        </w:rPr>
        <w:tab/>
      </w:r>
    </w:p>
    <w:p w14:paraId="31698D23" w14:textId="77777777" w:rsidR="005E7342" w:rsidRDefault="005E7342" w:rsidP="00046D4C"/>
    <w:p w14:paraId="395838FA" w14:textId="77777777" w:rsidR="005E7342" w:rsidRDefault="005E7342" w:rsidP="005E7342">
      <w:pPr>
        <w:rPr>
          <w:rFonts w:asciiTheme="majorHAnsi" w:eastAsiaTheme="majorEastAsia" w:hAnsiTheme="majorHAnsi" w:cstheme="majorBidi"/>
          <w:color w:val="228DD8" w:themeColor="accent1" w:themeShade="BF"/>
          <w:sz w:val="26"/>
          <w:szCs w:val="26"/>
        </w:rPr>
      </w:pPr>
      <w:r>
        <w:br w:type="page"/>
      </w:r>
    </w:p>
    <w:p w14:paraId="3507FECF" w14:textId="5EBD1A20" w:rsidR="0011295C" w:rsidRDefault="0011295C" w:rsidP="0011295C">
      <w:pPr>
        <w:pStyle w:val="Heading1"/>
        <w:rPr>
          <w:rFonts w:ascii="Arial" w:hAnsi="Arial" w:cs="Arial"/>
          <w:sz w:val="20"/>
          <w:szCs w:val="20"/>
        </w:rPr>
      </w:pPr>
      <w:bookmarkStart w:id="229" w:name="_Toc1651444"/>
      <w:bookmarkStart w:id="230" w:name="_Hlk12350359"/>
      <w:bookmarkStart w:id="231" w:name="_Toc532379644"/>
      <w:bookmarkStart w:id="232" w:name="RTF33373632303a204865616469"/>
      <w:bookmarkStart w:id="233" w:name="_Toc20760703"/>
      <w:r>
        <w:lastRenderedPageBreak/>
        <w:t>Interface Specification</w:t>
      </w:r>
      <w:bookmarkEnd w:id="229"/>
      <w:bookmarkEnd w:id="233"/>
      <w:r>
        <w:br/>
      </w:r>
    </w:p>
    <w:p w14:paraId="0EC71FF2" w14:textId="77777777" w:rsidR="0011295C" w:rsidRDefault="0011295C" w:rsidP="0011295C">
      <w:pPr>
        <w:pStyle w:val="Heading2"/>
      </w:pPr>
      <w:bookmarkStart w:id="234" w:name="_Toc1651445"/>
      <w:bookmarkStart w:id="235" w:name="_Toc20760704"/>
      <w:r>
        <w:t>Interacting Vendors, Systems and Applications</w:t>
      </w:r>
      <w:bookmarkEnd w:id="234"/>
      <w:bookmarkEnd w:id="235"/>
    </w:p>
    <w:p w14:paraId="08214B1A" w14:textId="77777777" w:rsidR="0011295C" w:rsidRDefault="0011295C" w:rsidP="0011295C"/>
    <w:tbl>
      <w:tblPr>
        <w:tblW w:w="14320" w:type="dxa"/>
        <w:tblInd w:w="85"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ook w:val="04A0" w:firstRow="1" w:lastRow="0" w:firstColumn="1" w:lastColumn="0" w:noHBand="0" w:noVBand="1"/>
      </w:tblPr>
      <w:tblGrid>
        <w:gridCol w:w="2322"/>
        <w:gridCol w:w="3780"/>
        <w:gridCol w:w="3870"/>
        <w:gridCol w:w="4348"/>
      </w:tblGrid>
      <w:tr w:rsidR="0011295C" w:rsidRPr="00E47F27" w14:paraId="7234A2E3" w14:textId="77777777" w:rsidTr="009856FB">
        <w:trPr>
          <w:trHeight w:val="270"/>
        </w:trPr>
        <w:tc>
          <w:tcPr>
            <w:tcW w:w="2322" w:type="dxa"/>
            <w:shd w:val="clear" w:color="auto" w:fill="B4DDFF" w:themeFill="accent6" w:themeFillTint="33"/>
            <w:noWrap/>
            <w:vAlign w:val="center"/>
            <w:hideMark/>
          </w:tcPr>
          <w:p w14:paraId="004AE32A" w14:textId="77777777" w:rsidR="0011295C" w:rsidRPr="00A97002" w:rsidRDefault="0011295C" w:rsidP="009856FB">
            <w:pPr>
              <w:spacing w:before="120" w:after="120" w:line="240" w:lineRule="auto"/>
              <w:jc w:val="center"/>
              <w:rPr>
                <w:rFonts w:ascii="Arial" w:eastAsia="Times New Roman" w:hAnsi="Arial" w:cs="Arial"/>
                <w:b/>
                <w:bCs/>
                <w:sz w:val="20"/>
                <w:szCs w:val="24"/>
              </w:rPr>
            </w:pPr>
            <w:r w:rsidRPr="00A97002">
              <w:rPr>
                <w:rFonts w:ascii="Arial" w:eastAsia="Times New Roman" w:hAnsi="Arial" w:cs="Arial"/>
                <w:b/>
                <w:bCs/>
                <w:sz w:val="20"/>
                <w:szCs w:val="24"/>
              </w:rPr>
              <w:t>Vendor</w:t>
            </w:r>
          </w:p>
        </w:tc>
        <w:tc>
          <w:tcPr>
            <w:tcW w:w="3780" w:type="dxa"/>
            <w:shd w:val="clear" w:color="auto" w:fill="B4DDFF" w:themeFill="accent6" w:themeFillTint="33"/>
            <w:vAlign w:val="center"/>
          </w:tcPr>
          <w:p w14:paraId="53F97702" w14:textId="77777777" w:rsidR="0011295C" w:rsidRPr="00040837" w:rsidRDefault="0011295C" w:rsidP="009856FB">
            <w:pPr>
              <w:spacing w:before="120" w:after="120" w:line="240" w:lineRule="auto"/>
              <w:jc w:val="center"/>
              <w:rPr>
                <w:rFonts w:ascii="Arial" w:eastAsia="Times New Roman" w:hAnsi="Arial" w:cs="Arial"/>
                <w:b/>
                <w:bCs/>
                <w:sz w:val="20"/>
                <w:szCs w:val="24"/>
              </w:rPr>
            </w:pPr>
            <w:r w:rsidRPr="00040837">
              <w:rPr>
                <w:rFonts w:ascii="Arial" w:eastAsia="Times New Roman" w:hAnsi="Arial" w:cs="Arial"/>
                <w:b/>
                <w:bCs/>
                <w:sz w:val="20"/>
                <w:szCs w:val="24"/>
              </w:rPr>
              <w:t>System</w:t>
            </w:r>
            <w:r>
              <w:rPr>
                <w:rFonts w:ascii="Arial" w:eastAsia="Times New Roman" w:hAnsi="Arial" w:cs="Arial"/>
                <w:b/>
                <w:bCs/>
                <w:sz w:val="20"/>
                <w:szCs w:val="24"/>
              </w:rPr>
              <w:t xml:space="preserve"> (Product Line)</w:t>
            </w:r>
          </w:p>
        </w:tc>
        <w:tc>
          <w:tcPr>
            <w:tcW w:w="3870" w:type="dxa"/>
            <w:shd w:val="clear" w:color="auto" w:fill="B4DDFF" w:themeFill="accent6" w:themeFillTint="33"/>
            <w:noWrap/>
            <w:vAlign w:val="center"/>
            <w:hideMark/>
          </w:tcPr>
          <w:p w14:paraId="24575CC6" w14:textId="77777777" w:rsidR="0011295C" w:rsidRPr="00040837" w:rsidRDefault="0011295C" w:rsidP="009856FB">
            <w:pPr>
              <w:spacing w:before="120" w:after="120" w:line="240" w:lineRule="auto"/>
              <w:jc w:val="center"/>
              <w:rPr>
                <w:rFonts w:ascii="Arial" w:eastAsia="Times New Roman" w:hAnsi="Arial" w:cs="Arial"/>
                <w:b/>
                <w:bCs/>
                <w:sz w:val="20"/>
                <w:szCs w:val="24"/>
              </w:rPr>
            </w:pPr>
            <w:r w:rsidRPr="00040837">
              <w:rPr>
                <w:rFonts w:ascii="Arial" w:eastAsia="Times New Roman" w:hAnsi="Arial" w:cs="Arial"/>
                <w:b/>
                <w:bCs/>
                <w:sz w:val="20"/>
                <w:szCs w:val="24"/>
              </w:rPr>
              <w:t>Application</w:t>
            </w:r>
            <w:r>
              <w:rPr>
                <w:rFonts w:ascii="Arial" w:eastAsia="Times New Roman" w:hAnsi="Arial" w:cs="Arial"/>
                <w:b/>
                <w:bCs/>
                <w:sz w:val="20"/>
                <w:szCs w:val="24"/>
              </w:rPr>
              <w:t xml:space="preserve"> (Product)</w:t>
            </w:r>
          </w:p>
        </w:tc>
        <w:tc>
          <w:tcPr>
            <w:tcW w:w="4348" w:type="dxa"/>
            <w:shd w:val="clear" w:color="auto" w:fill="B4DDFF" w:themeFill="accent6" w:themeFillTint="33"/>
          </w:tcPr>
          <w:p w14:paraId="468EE003" w14:textId="77777777" w:rsidR="0011295C" w:rsidRPr="00040837" w:rsidRDefault="0011295C" w:rsidP="009856FB">
            <w:pPr>
              <w:spacing w:before="120" w:after="120" w:line="240" w:lineRule="auto"/>
              <w:jc w:val="center"/>
              <w:rPr>
                <w:rFonts w:ascii="Arial" w:eastAsia="Times New Roman" w:hAnsi="Arial" w:cs="Arial"/>
                <w:b/>
                <w:bCs/>
                <w:sz w:val="20"/>
                <w:szCs w:val="24"/>
              </w:rPr>
            </w:pPr>
            <w:r w:rsidRPr="00040837">
              <w:rPr>
                <w:rFonts w:ascii="Arial" w:eastAsia="Times New Roman" w:hAnsi="Arial" w:cs="Arial"/>
                <w:b/>
                <w:bCs/>
                <w:sz w:val="20"/>
                <w:szCs w:val="24"/>
              </w:rPr>
              <w:t>Comments</w:t>
            </w:r>
          </w:p>
        </w:tc>
      </w:tr>
      <w:tr w:rsidR="0011295C" w:rsidRPr="00E47F27" w14:paraId="595BCFE0" w14:textId="77777777" w:rsidTr="009856FB">
        <w:trPr>
          <w:trHeight w:val="278"/>
        </w:trPr>
        <w:tc>
          <w:tcPr>
            <w:tcW w:w="2322" w:type="dxa"/>
            <w:shd w:val="clear" w:color="auto" w:fill="auto"/>
            <w:noWrap/>
            <w:vAlign w:val="center"/>
            <w:hideMark/>
          </w:tcPr>
          <w:p w14:paraId="6859C976" w14:textId="113D27E5" w:rsidR="0011295C" w:rsidRPr="00A97002" w:rsidRDefault="0011295C" w:rsidP="009856FB">
            <w:pPr>
              <w:spacing w:before="120" w:after="120" w:line="240" w:lineRule="auto"/>
              <w:jc w:val="center"/>
              <w:rPr>
                <w:rFonts w:ascii="Arial" w:eastAsia="Times New Roman" w:hAnsi="Arial" w:cs="Arial"/>
                <w:sz w:val="20"/>
                <w:szCs w:val="24"/>
              </w:rPr>
            </w:pPr>
            <w:r>
              <w:rPr>
                <w:rFonts w:ascii="Arial" w:eastAsia="Times New Roman" w:hAnsi="Arial" w:cs="Arial"/>
                <w:sz w:val="20"/>
                <w:szCs w:val="24"/>
              </w:rPr>
              <w:t>WellSky</w:t>
            </w:r>
          </w:p>
        </w:tc>
        <w:tc>
          <w:tcPr>
            <w:tcW w:w="3780" w:type="dxa"/>
            <w:vAlign w:val="center"/>
          </w:tcPr>
          <w:p w14:paraId="57929C64" w14:textId="77777777" w:rsidR="0011295C" w:rsidRPr="00040837" w:rsidRDefault="0011295C" w:rsidP="009856FB">
            <w:pPr>
              <w:spacing w:before="120" w:after="120" w:line="240" w:lineRule="auto"/>
              <w:jc w:val="center"/>
              <w:rPr>
                <w:rFonts w:ascii="Arial" w:eastAsia="Times New Roman" w:hAnsi="Arial" w:cs="Arial"/>
                <w:sz w:val="20"/>
                <w:szCs w:val="24"/>
              </w:rPr>
            </w:pPr>
            <w:r w:rsidRPr="00A97002">
              <w:rPr>
                <w:rFonts w:ascii="Arial" w:eastAsia="Times New Roman" w:hAnsi="Arial" w:cs="Arial"/>
                <w:sz w:val="20"/>
                <w:szCs w:val="24"/>
              </w:rPr>
              <w:t>Hom</w:t>
            </w:r>
            <w:r w:rsidRPr="00040837">
              <w:rPr>
                <w:rFonts w:ascii="Arial" w:eastAsia="Times New Roman" w:hAnsi="Arial" w:cs="Arial"/>
                <w:sz w:val="20"/>
                <w:szCs w:val="24"/>
              </w:rPr>
              <w:t>e Health and Hospice (HHH)</w:t>
            </w:r>
          </w:p>
        </w:tc>
        <w:tc>
          <w:tcPr>
            <w:tcW w:w="3870" w:type="dxa"/>
            <w:shd w:val="clear" w:color="auto" w:fill="auto"/>
            <w:noWrap/>
            <w:vAlign w:val="center"/>
            <w:hideMark/>
          </w:tcPr>
          <w:p w14:paraId="2E869114" w14:textId="77777777" w:rsidR="0011295C" w:rsidRPr="00A97002" w:rsidRDefault="0011295C" w:rsidP="009856FB">
            <w:pPr>
              <w:spacing w:before="120" w:after="120" w:line="240" w:lineRule="auto"/>
              <w:jc w:val="center"/>
              <w:rPr>
                <w:rFonts w:ascii="Arial" w:eastAsia="Times New Roman" w:hAnsi="Arial" w:cs="Arial"/>
                <w:sz w:val="20"/>
                <w:szCs w:val="24"/>
              </w:rPr>
            </w:pPr>
            <w:r>
              <w:rPr>
                <w:rFonts w:ascii="Arial" w:eastAsia="Times New Roman" w:hAnsi="Arial" w:cs="Arial"/>
                <w:sz w:val="20"/>
                <w:szCs w:val="24"/>
              </w:rPr>
              <w:t>Hospice</w:t>
            </w:r>
          </w:p>
        </w:tc>
        <w:tc>
          <w:tcPr>
            <w:tcW w:w="4348" w:type="dxa"/>
          </w:tcPr>
          <w:p w14:paraId="7B78838E" w14:textId="77777777" w:rsidR="0011295C" w:rsidRPr="00A97002" w:rsidRDefault="0011295C" w:rsidP="009856FB">
            <w:pPr>
              <w:spacing w:before="120" w:after="120" w:line="240" w:lineRule="auto"/>
              <w:rPr>
                <w:rFonts w:ascii="Arial" w:eastAsia="Times New Roman" w:hAnsi="Arial" w:cs="Arial"/>
                <w:sz w:val="20"/>
                <w:szCs w:val="24"/>
              </w:rPr>
            </w:pPr>
          </w:p>
        </w:tc>
      </w:tr>
      <w:tr w:rsidR="0011295C" w:rsidRPr="00E47F27" w14:paraId="7ED38BA1" w14:textId="77777777" w:rsidTr="009856FB">
        <w:trPr>
          <w:trHeight w:val="278"/>
        </w:trPr>
        <w:tc>
          <w:tcPr>
            <w:tcW w:w="2322" w:type="dxa"/>
            <w:shd w:val="clear" w:color="auto" w:fill="auto"/>
            <w:noWrap/>
            <w:vAlign w:val="center"/>
            <w:hideMark/>
          </w:tcPr>
          <w:p w14:paraId="3242B6CB" w14:textId="36A7A215" w:rsidR="0011295C" w:rsidRPr="00A97002" w:rsidRDefault="00FE5107" w:rsidP="009856FB">
            <w:pPr>
              <w:spacing w:before="120" w:after="120" w:line="240" w:lineRule="auto"/>
              <w:jc w:val="center"/>
              <w:rPr>
                <w:rFonts w:ascii="Arial" w:eastAsia="Times New Roman" w:hAnsi="Arial" w:cs="Arial"/>
                <w:sz w:val="20"/>
                <w:szCs w:val="24"/>
              </w:rPr>
            </w:pPr>
            <w:r w:rsidRPr="00D12D25">
              <w:rPr>
                <w:rFonts w:ascii="Arial" w:eastAsia="Times New Roman" w:hAnsi="Arial" w:cs="Arial"/>
                <w:sz w:val="20"/>
                <w:szCs w:val="24"/>
              </w:rPr>
              <w:t>&lt;Vendor&gt;</w:t>
            </w:r>
          </w:p>
        </w:tc>
        <w:tc>
          <w:tcPr>
            <w:tcW w:w="3780" w:type="dxa"/>
            <w:vAlign w:val="center"/>
          </w:tcPr>
          <w:p w14:paraId="446B4B3C" w14:textId="77777777" w:rsidR="0011295C" w:rsidRPr="00040837" w:rsidRDefault="0011295C" w:rsidP="009856FB">
            <w:pPr>
              <w:spacing w:before="120" w:after="120" w:line="240" w:lineRule="auto"/>
              <w:jc w:val="center"/>
              <w:rPr>
                <w:rFonts w:ascii="Arial" w:eastAsia="Times New Roman" w:hAnsi="Arial" w:cs="Arial"/>
                <w:sz w:val="20"/>
                <w:szCs w:val="24"/>
              </w:rPr>
            </w:pPr>
            <w:r>
              <w:rPr>
                <w:rFonts w:ascii="Arial" w:eastAsia="Times New Roman" w:hAnsi="Arial" w:cs="Arial"/>
                <w:sz w:val="20"/>
                <w:szCs w:val="24"/>
              </w:rPr>
              <w:t>N/A</w:t>
            </w:r>
          </w:p>
        </w:tc>
        <w:tc>
          <w:tcPr>
            <w:tcW w:w="3870" w:type="dxa"/>
            <w:shd w:val="clear" w:color="auto" w:fill="auto"/>
            <w:noWrap/>
            <w:vAlign w:val="center"/>
            <w:hideMark/>
          </w:tcPr>
          <w:p w14:paraId="63320D31" w14:textId="77777777" w:rsidR="0011295C" w:rsidRPr="00A97002" w:rsidRDefault="0011295C" w:rsidP="009856FB">
            <w:pPr>
              <w:spacing w:before="120" w:after="120" w:line="240" w:lineRule="auto"/>
              <w:jc w:val="center"/>
              <w:rPr>
                <w:rFonts w:ascii="Arial" w:eastAsia="Times New Roman" w:hAnsi="Arial" w:cs="Arial"/>
                <w:sz w:val="20"/>
                <w:szCs w:val="24"/>
              </w:rPr>
            </w:pPr>
            <w:r>
              <w:rPr>
                <w:rFonts w:ascii="Arial" w:eastAsia="Times New Roman" w:hAnsi="Arial" w:cs="Arial"/>
                <w:sz w:val="20"/>
                <w:szCs w:val="24"/>
              </w:rPr>
              <w:t>N/A</w:t>
            </w:r>
          </w:p>
        </w:tc>
        <w:tc>
          <w:tcPr>
            <w:tcW w:w="4348" w:type="dxa"/>
          </w:tcPr>
          <w:p w14:paraId="12310D2F" w14:textId="77777777" w:rsidR="0011295C" w:rsidRPr="00A97002" w:rsidRDefault="0011295C" w:rsidP="009856FB">
            <w:pPr>
              <w:spacing w:before="120" w:after="120" w:line="240" w:lineRule="auto"/>
              <w:rPr>
                <w:rFonts w:ascii="Arial" w:eastAsia="Times New Roman" w:hAnsi="Arial" w:cs="Arial"/>
                <w:sz w:val="20"/>
                <w:szCs w:val="24"/>
              </w:rPr>
            </w:pPr>
          </w:p>
        </w:tc>
      </w:tr>
    </w:tbl>
    <w:p w14:paraId="14A08B3D" w14:textId="77777777" w:rsidR="0011295C" w:rsidRPr="00040837" w:rsidRDefault="0011295C" w:rsidP="0011295C"/>
    <w:p w14:paraId="6E0A5E6D" w14:textId="77777777" w:rsidR="0011295C" w:rsidRDefault="0011295C" w:rsidP="0011295C">
      <w:pPr>
        <w:pStyle w:val="Heading2"/>
      </w:pPr>
      <w:bookmarkStart w:id="236" w:name="_Toc1651446"/>
      <w:bookmarkStart w:id="237" w:name="_Toc20760705"/>
      <w:r>
        <w:t>Supported HL7 Messages</w:t>
      </w:r>
      <w:bookmarkEnd w:id="236"/>
      <w:bookmarkEnd w:id="237"/>
    </w:p>
    <w:p w14:paraId="1ED56F70" w14:textId="77777777" w:rsidR="0011295C" w:rsidRPr="00400D27" w:rsidRDefault="0011295C" w:rsidP="0011295C"/>
    <w:tbl>
      <w:tblPr>
        <w:tblW w:w="14034" w:type="dxa"/>
        <w:tblInd w:w="85"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ook w:val="04A0" w:firstRow="1" w:lastRow="0" w:firstColumn="1" w:lastColumn="0" w:noHBand="0" w:noVBand="1"/>
      </w:tblPr>
      <w:tblGrid>
        <w:gridCol w:w="1693"/>
        <w:gridCol w:w="2609"/>
        <w:gridCol w:w="4692"/>
        <w:gridCol w:w="5040"/>
      </w:tblGrid>
      <w:tr w:rsidR="0011295C" w:rsidRPr="009A69AD" w14:paraId="2228609F" w14:textId="77777777" w:rsidTr="009856FB">
        <w:trPr>
          <w:trHeight w:val="270"/>
        </w:trPr>
        <w:tc>
          <w:tcPr>
            <w:tcW w:w="1693" w:type="dxa"/>
            <w:shd w:val="clear" w:color="auto" w:fill="B4DDFF" w:themeFill="accent6" w:themeFillTint="33"/>
            <w:noWrap/>
            <w:vAlign w:val="center"/>
            <w:hideMark/>
          </w:tcPr>
          <w:p w14:paraId="7D20EEA1" w14:textId="77777777" w:rsidR="0011295C" w:rsidRPr="009A69AD" w:rsidRDefault="0011295C" w:rsidP="009856FB">
            <w:pPr>
              <w:spacing w:before="120" w:after="120" w:line="240" w:lineRule="auto"/>
              <w:jc w:val="center"/>
              <w:rPr>
                <w:rFonts w:ascii="Arial" w:eastAsia="Times New Roman" w:hAnsi="Arial" w:cs="Arial"/>
                <w:b/>
                <w:bCs/>
                <w:sz w:val="20"/>
                <w:szCs w:val="20"/>
              </w:rPr>
            </w:pPr>
            <w:r>
              <w:rPr>
                <w:rFonts w:ascii="Arial" w:eastAsia="Times New Roman" w:hAnsi="Arial" w:cs="Arial"/>
                <w:b/>
                <w:bCs/>
                <w:sz w:val="20"/>
                <w:szCs w:val="20"/>
              </w:rPr>
              <w:t>Message Type</w:t>
            </w:r>
          </w:p>
        </w:tc>
        <w:tc>
          <w:tcPr>
            <w:tcW w:w="2609" w:type="dxa"/>
            <w:shd w:val="clear" w:color="auto" w:fill="B4DDFF" w:themeFill="accent6" w:themeFillTint="33"/>
            <w:vAlign w:val="center"/>
          </w:tcPr>
          <w:p w14:paraId="736F999C" w14:textId="77777777" w:rsidR="0011295C" w:rsidRPr="009A69AD" w:rsidRDefault="0011295C" w:rsidP="009856FB">
            <w:pPr>
              <w:spacing w:before="120" w:after="120" w:line="240" w:lineRule="auto"/>
              <w:jc w:val="center"/>
              <w:rPr>
                <w:rFonts w:ascii="Arial" w:eastAsia="Times New Roman" w:hAnsi="Arial" w:cs="Arial"/>
                <w:b/>
                <w:bCs/>
                <w:sz w:val="20"/>
                <w:szCs w:val="20"/>
              </w:rPr>
            </w:pPr>
            <w:r>
              <w:rPr>
                <w:rFonts w:ascii="Arial" w:eastAsia="Times New Roman" w:hAnsi="Arial" w:cs="Arial"/>
                <w:b/>
                <w:bCs/>
                <w:sz w:val="20"/>
                <w:szCs w:val="20"/>
              </w:rPr>
              <w:t>Description</w:t>
            </w:r>
          </w:p>
        </w:tc>
        <w:tc>
          <w:tcPr>
            <w:tcW w:w="4692" w:type="dxa"/>
            <w:shd w:val="clear" w:color="auto" w:fill="B4DDFF" w:themeFill="accent6" w:themeFillTint="33"/>
            <w:noWrap/>
            <w:vAlign w:val="center"/>
            <w:hideMark/>
          </w:tcPr>
          <w:p w14:paraId="1B64F115" w14:textId="77777777" w:rsidR="0011295C" w:rsidRPr="009A69AD" w:rsidRDefault="0011295C" w:rsidP="009856FB">
            <w:pPr>
              <w:spacing w:before="120" w:after="120" w:line="240" w:lineRule="auto"/>
              <w:jc w:val="center"/>
              <w:rPr>
                <w:rFonts w:ascii="Arial" w:eastAsia="Times New Roman" w:hAnsi="Arial" w:cs="Arial"/>
                <w:b/>
                <w:bCs/>
                <w:sz w:val="20"/>
                <w:szCs w:val="20"/>
              </w:rPr>
            </w:pPr>
            <w:r>
              <w:rPr>
                <w:rFonts w:ascii="Arial" w:eastAsia="Times New Roman" w:hAnsi="Arial" w:cs="Arial"/>
                <w:b/>
                <w:bCs/>
                <w:sz w:val="20"/>
                <w:szCs w:val="20"/>
              </w:rPr>
              <w:t>Source [Vendor – System – Application]</w:t>
            </w:r>
          </w:p>
        </w:tc>
        <w:tc>
          <w:tcPr>
            <w:tcW w:w="5040" w:type="dxa"/>
            <w:shd w:val="clear" w:color="auto" w:fill="B4DDFF" w:themeFill="accent6" w:themeFillTint="33"/>
          </w:tcPr>
          <w:p w14:paraId="0A816C67" w14:textId="77777777" w:rsidR="0011295C" w:rsidRDefault="0011295C" w:rsidP="009856FB">
            <w:pPr>
              <w:spacing w:before="120" w:after="120" w:line="240" w:lineRule="auto"/>
              <w:jc w:val="center"/>
              <w:rPr>
                <w:rFonts w:ascii="Arial" w:eastAsia="Times New Roman" w:hAnsi="Arial" w:cs="Arial"/>
                <w:b/>
                <w:bCs/>
                <w:sz w:val="20"/>
                <w:szCs w:val="20"/>
              </w:rPr>
            </w:pPr>
            <w:r>
              <w:rPr>
                <w:rFonts w:ascii="Arial" w:eastAsia="Times New Roman" w:hAnsi="Arial" w:cs="Arial"/>
                <w:b/>
                <w:bCs/>
                <w:sz w:val="20"/>
                <w:szCs w:val="20"/>
              </w:rPr>
              <w:t>Destination [Vendor – System – Application]</w:t>
            </w:r>
          </w:p>
        </w:tc>
      </w:tr>
      <w:tr w:rsidR="0011295C" w:rsidRPr="009A69AD" w14:paraId="4BB47627" w14:textId="77777777" w:rsidTr="009856FB">
        <w:trPr>
          <w:trHeight w:val="278"/>
        </w:trPr>
        <w:tc>
          <w:tcPr>
            <w:tcW w:w="1693" w:type="dxa"/>
            <w:shd w:val="clear" w:color="auto" w:fill="auto"/>
            <w:noWrap/>
            <w:vAlign w:val="center"/>
            <w:hideMark/>
          </w:tcPr>
          <w:p w14:paraId="020F65E5" w14:textId="77777777" w:rsidR="0011295C" w:rsidRPr="009A69AD" w:rsidRDefault="0011295C" w:rsidP="009856FB">
            <w:pPr>
              <w:spacing w:before="120" w:after="120" w:line="240" w:lineRule="auto"/>
              <w:jc w:val="center"/>
              <w:rPr>
                <w:rFonts w:ascii="Arial" w:eastAsia="Times New Roman" w:hAnsi="Arial" w:cs="Arial"/>
                <w:sz w:val="20"/>
                <w:szCs w:val="20"/>
              </w:rPr>
            </w:pPr>
            <w:r>
              <w:rPr>
                <w:rFonts w:ascii="Arial" w:eastAsia="Times New Roman" w:hAnsi="Arial" w:cs="Arial"/>
                <w:sz w:val="20"/>
                <w:szCs w:val="20"/>
              </w:rPr>
              <w:t>ADT</w:t>
            </w:r>
          </w:p>
        </w:tc>
        <w:tc>
          <w:tcPr>
            <w:tcW w:w="2609" w:type="dxa"/>
            <w:vAlign w:val="center"/>
          </w:tcPr>
          <w:p w14:paraId="23C4A329" w14:textId="77777777" w:rsidR="0011295C" w:rsidRDefault="0011295C" w:rsidP="009856FB">
            <w:pPr>
              <w:spacing w:before="120" w:after="120" w:line="240" w:lineRule="auto"/>
              <w:rPr>
                <w:rFonts w:ascii="Arial" w:eastAsia="Times New Roman" w:hAnsi="Arial" w:cs="Arial"/>
                <w:sz w:val="20"/>
                <w:szCs w:val="20"/>
              </w:rPr>
            </w:pPr>
            <w:r>
              <w:rPr>
                <w:rFonts w:ascii="Arial" w:eastAsia="Times New Roman" w:hAnsi="Arial" w:cs="Arial"/>
                <w:sz w:val="20"/>
                <w:szCs w:val="20"/>
              </w:rPr>
              <w:t>Admit, Discharge, Transfer</w:t>
            </w:r>
          </w:p>
        </w:tc>
        <w:tc>
          <w:tcPr>
            <w:tcW w:w="4692" w:type="dxa"/>
            <w:shd w:val="clear" w:color="auto" w:fill="auto"/>
            <w:noWrap/>
            <w:vAlign w:val="center"/>
            <w:hideMark/>
          </w:tcPr>
          <w:p w14:paraId="49B432BD" w14:textId="51617F0A" w:rsidR="0011295C" w:rsidRPr="009A69AD" w:rsidRDefault="0011295C" w:rsidP="009856FB">
            <w:pPr>
              <w:spacing w:before="120" w:after="120" w:line="240" w:lineRule="auto"/>
              <w:jc w:val="center"/>
              <w:rPr>
                <w:rFonts w:ascii="Arial" w:eastAsia="Times New Roman" w:hAnsi="Arial" w:cs="Arial"/>
                <w:sz w:val="20"/>
                <w:szCs w:val="20"/>
              </w:rPr>
            </w:pPr>
            <w:r>
              <w:rPr>
                <w:rFonts w:ascii="Arial" w:eastAsia="Times New Roman" w:hAnsi="Arial" w:cs="Arial"/>
                <w:sz w:val="20"/>
                <w:szCs w:val="20"/>
              </w:rPr>
              <w:t>WellSky - HHH - Hospice</w:t>
            </w:r>
          </w:p>
        </w:tc>
        <w:tc>
          <w:tcPr>
            <w:tcW w:w="5040" w:type="dxa"/>
            <w:vAlign w:val="center"/>
          </w:tcPr>
          <w:p w14:paraId="210B5B26" w14:textId="5801C383" w:rsidR="0011295C" w:rsidRDefault="00911196" w:rsidP="009856FB">
            <w:pPr>
              <w:spacing w:before="120" w:after="120" w:line="240" w:lineRule="auto"/>
              <w:jc w:val="center"/>
              <w:rPr>
                <w:rFonts w:ascii="Arial" w:eastAsia="Times New Roman" w:hAnsi="Arial" w:cs="Arial"/>
                <w:sz w:val="20"/>
                <w:szCs w:val="20"/>
              </w:rPr>
            </w:pPr>
            <w:r>
              <w:rPr>
                <w:rFonts w:ascii="Arial" w:eastAsia="Times New Roman" w:hAnsi="Arial" w:cs="Arial"/>
                <w:sz w:val="20"/>
                <w:szCs w:val="20"/>
              </w:rPr>
              <w:t>&lt;Vendor&gt;</w:t>
            </w:r>
          </w:p>
        </w:tc>
      </w:tr>
      <w:tr w:rsidR="0011295C" w:rsidRPr="009A69AD" w14:paraId="5BBFE431" w14:textId="77777777" w:rsidTr="009856FB">
        <w:trPr>
          <w:trHeight w:val="278"/>
        </w:trPr>
        <w:tc>
          <w:tcPr>
            <w:tcW w:w="1693" w:type="dxa"/>
            <w:shd w:val="clear" w:color="auto" w:fill="auto"/>
            <w:noWrap/>
            <w:vAlign w:val="center"/>
            <w:hideMark/>
          </w:tcPr>
          <w:p w14:paraId="65259C98" w14:textId="77777777" w:rsidR="0011295C" w:rsidRPr="009A69AD" w:rsidRDefault="0011295C" w:rsidP="009856FB">
            <w:pPr>
              <w:spacing w:before="120" w:after="120" w:line="240" w:lineRule="auto"/>
              <w:jc w:val="center"/>
              <w:rPr>
                <w:rFonts w:ascii="Arial" w:eastAsia="Times New Roman" w:hAnsi="Arial" w:cs="Arial"/>
                <w:sz w:val="20"/>
                <w:szCs w:val="20"/>
              </w:rPr>
            </w:pPr>
            <w:r>
              <w:rPr>
                <w:rFonts w:ascii="Arial" w:eastAsia="Times New Roman" w:hAnsi="Arial" w:cs="Arial"/>
                <w:sz w:val="20"/>
                <w:szCs w:val="20"/>
              </w:rPr>
              <w:t>ACK</w:t>
            </w:r>
          </w:p>
        </w:tc>
        <w:tc>
          <w:tcPr>
            <w:tcW w:w="2609" w:type="dxa"/>
            <w:vAlign w:val="center"/>
          </w:tcPr>
          <w:p w14:paraId="6EF558AB" w14:textId="77777777" w:rsidR="0011295C" w:rsidRDefault="0011295C" w:rsidP="009856FB">
            <w:pPr>
              <w:spacing w:before="120" w:after="120" w:line="240" w:lineRule="auto"/>
              <w:rPr>
                <w:rFonts w:ascii="Arial" w:eastAsia="Times New Roman" w:hAnsi="Arial" w:cs="Arial"/>
                <w:sz w:val="20"/>
                <w:szCs w:val="20"/>
              </w:rPr>
            </w:pPr>
            <w:r>
              <w:rPr>
                <w:rFonts w:ascii="Arial" w:eastAsia="Times New Roman" w:hAnsi="Arial" w:cs="Arial"/>
                <w:sz w:val="20"/>
                <w:szCs w:val="20"/>
              </w:rPr>
              <w:t>ADT Acknowledgment</w:t>
            </w:r>
          </w:p>
        </w:tc>
        <w:tc>
          <w:tcPr>
            <w:tcW w:w="4692" w:type="dxa"/>
            <w:shd w:val="clear" w:color="auto" w:fill="auto"/>
            <w:noWrap/>
            <w:vAlign w:val="center"/>
            <w:hideMark/>
          </w:tcPr>
          <w:p w14:paraId="55579613" w14:textId="56B66828" w:rsidR="0011295C" w:rsidRPr="009A69AD" w:rsidRDefault="00911196" w:rsidP="009856FB">
            <w:pPr>
              <w:spacing w:before="120" w:after="120" w:line="240" w:lineRule="auto"/>
              <w:jc w:val="center"/>
              <w:rPr>
                <w:rFonts w:ascii="Arial" w:eastAsia="Times New Roman" w:hAnsi="Arial" w:cs="Arial"/>
                <w:sz w:val="20"/>
                <w:szCs w:val="20"/>
              </w:rPr>
            </w:pPr>
            <w:r>
              <w:rPr>
                <w:rFonts w:ascii="Arial" w:eastAsia="Times New Roman" w:hAnsi="Arial" w:cs="Arial"/>
                <w:sz w:val="20"/>
                <w:szCs w:val="20"/>
              </w:rPr>
              <w:t>&lt;Vendor&gt;</w:t>
            </w:r>
          </w:p>
        </w:tc>
        <w:tc>
          <w:tcPr>
            <w:tcW w:w="5040" w:type="dxa"/>
            <w:vAlign w:val="center"/>
          </w:tcPr>
          <w:p w14:paraId="1C253DC8" w14:textId="2F8CD63F" w:rsidR="0011295C" w:rsidRDefault="0011295C" w:rsidP="009856FB">
            <w:pPr>
              <w:spacing w:before="120" w:after="120" w:line="240" w:lineRule="auto"/>
              <w:jc w:val="center"/>
              <w:rPr>
                <w:rFonts w:ascii="Arial" w:eastAsia="Times New Roman" w:hAnsi="Arial" w:cs="Arial"/>
                <w:sz w:val="20"/>
                <w:szCs w:val="20"/>
              </w:rPr>
            </w:pPr>
            <w:r>
              <w:rPr>
                <w:rFonts w:ascii="Arial" w:eastAsia="Times New Roman" w:hAnsi="Arial" w:cs="Arial"/>
                <w:sz w:val="20"/>
                <w:szCs w:val="20"/>
              </w:rPr>
              <w:t>WellSky - HHH - Hospice</w:t>
            </w:r>
          </w:p>
        </w:tc>
      </w:tr>
    </w:tbl>
    <w:p w14:paraId="6BA21107" w14:textId="77777777" w:rsidR="0011295C" w:rsidRDefault="0011295C" w:rsidP="0011295C"/>
    <w:p w14:paraId="43742298" w14:textId="77777777" w:rsidR="0011295C" w:rsidRDefault="0011295C" w:rsidP="0011295C"/>
    <w:p w14:paraId="595FEE2B" w14:textId="77777777" w:rsidR="0011295C" w:rsidRDefault="0011295C" w:rsidP="0011295C">
      <w:pPr>
        <w:pStyle w:val="Heading2"/>
        <w:rPr>
          <w:rFonts w:eastAsiaTheme="minorHAnsi"/>
        </w:rPr>
      </w:pPr>
      <w:bookmarkStart w:id="238" w:name="_Toc1651447"/>
      <w:bookmarkStart w:id="239" w:name="_Toc20760706"/>
      <w:r>
        <w:rPr>
          <w:rFonts w:eastAsiaTheme="minorHAnsi"/>
        </w:rPr>
        <w:t>Implemented HL7 Message Interfaces</w:t>
      </w:r>
      <w:bookmarkEnd w:id="238"/>
      <w:bookmarkEnd w:id="239"/>
    </w:p>
    <w:p w14:paraId="5040D65D" w14:textId="77777777" w:rsidR="0011295C" w:rsidRDefault="0011295C" w:rsidP="0011295C"/>
    <w:tbl>
      <w:tblPr>
        <w:tblW w:w="13380" w:type="dxa"/>
        <w:tblInd w:w="85"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ook w:val="04A0" w:firstRow="1" w:lastRow="0" w:firstColumn="1" w:lastColumn="0" w:noHBand="0" w:noVBand="1"/>
      </w:tblPr>
      <w:tblGrid>
        <w:gridCol w:w="2311"/>
        <w:gridCol w:w="1314"/>
        <w:gridCol w:w="2683"/>
        <w:gridCol w:w="1407"/>
        <w:gridCol w:w="1297"/>
        <w:gridCol w:w="2177"/>
        <w:gridCol w:w="2191"/>
      </w:tblGrid>
      <w:tr w:rsidR="0011295C" w:rsidRPr="00040837" w14:paraId="29E5489A" w14:textId="77777777" w:rsidTr="009856FB">
        <w:trPr>
          <w:trHeight w:val="270"/>
        </w:trPr>
        <w:tc>
          <w:tcPr>
            <w:tcW w:w="2311" w:type="dxa"/>
            <w:shd w:val="clear" w:color="auto" w:fill="B4DDFF" w:themeFill="accent6" w:themeFillTint="33"/>
            <w:noWrap/>
            <w:vAlign w:val="center"/>
            <w:hideMark/>
          </w:tcPr>
          <w:p w14:paraId="626C9975" w14:textId="77777777" w:rsidR="0011295C" w:rsidRPr="00A97002" w:rsidRDefault="0011295C" w:rsidP="009856FB">
            <w:pPr>
              <w:spacing w:after="0" w:line="240" w:lineRule="auto"/>
              <w:jc w:val="center"/>
              <w:rPr>
                <w:rFonts w:ascii="Arial" w:eastAsia="Times New Roman" w:hAnsi="Arial" w:cs="Arial"/>
                <w:b/>
                <w:bCs/>
                <w:sz w:val="20"/>
                <w:szCs w:val="20"/>
              </w:rPr>
            </w:pPr>
            <w:r w:rsidRPr="00A97002">
              <w:rPr>
                <w:rFonts w:ascii="Arial" w:eastAsia="Times New Roman" w:hAnsi="Arial" w:cs="Arial"/>
                <w:b/>
                <w:bCs/>
                <w:sz w:val="20"/>
                <w:szCs w:val="20"/>
              </w:rPr>
              <w:t>Interface Name</w:t>
            </w:r>
          </w:p>
        </w:tc>
        <w:tc>
          <w:tcPr>
            <w:tcW w:w="1314" w:type="dxa"/>
            <w:shd w:val="clear" w:color="auto" w:fill="B4DDFF" w:themeFill="accent6" w:themeFillTint="33"/>
            <w:vAlign w:val="center"/>
          </w:tcPr>
          <w:p w14:paraId="7B47F804" w14:textId="77777777" w:rsidR="0011295C" w:rsidRPr="00040837" w:rsidRDefault="0011295C" w:rsidP="009856FB">
            <w:pPr>
              <w:spacing w:after="0" w:line="240" w:lineRule="auto"/>
              <w:jc w:val="center"/>
              <w:rPr>
                <w:rFonts w:ascii="Arial" w:eastAsia="Times New Roman" w:hAnsi="Arial" w:cs="Arial"/>
                <w:b/>
                <w:bCs/>
                <w:sz w:val="20"/>
                <w:szCs w:val="20"/>
              </w:rPr>
            </w:pPr>
            <w:r w:rsidRPr="00040837">
              <w:rPr>
                <w:rFonts w:ascii="Arial" w:eastAsia="Times New Roman" w:hAnsi="Arial" w:cs="Arial"/>
                <w:b/>
                <w:bCs/>
                <w:sz w:val="20"/>
                <w:szCs w:val="20"/>
              </w:rPr>
              <w:t>Message</w:t>
            </w:r>
            <w:r w:rsidRPr="00040837">
              <w:rPr>
                <w:rFonts w:ascii="Arial" w:eastAsia="Times New Roman" w:hAnsi="Arial" w:cs="Arial"/>
                <w:b/>
                <w:bCs/>
                <w:sz w:val="20"/>
                <w:szCs w:val="20"/>
              </w:rPr>
              <w:br/>
              <w:t xml:space="preserve"> Protocol</w:t>
            </w:r>
          </w:p>
        </w:tc>
        <w:tc>
          <w:tcPr>
            <w:tcW w:w="2683" w:type="dxa"/>
            <w:shd w:val="clear" w:color="auto" w:fill="B4DDFF" w:themeFill="accent6" w:themeFillTint="33"/>
            <w:noWrap/>
            <w:vAlign w:val="center"/>
            <w:hideMark/>
          </w:tcPr>
          <w:p w14:paraId="13029B7B" w14:textId="77777777" w:rsidR="0011295C" w:rsidRPr="00040837" w:rsidRDefault="0011295C" w:rsidP="009856FB">
            <w:pPr>
              <w:spacing w:after="0" w:line="240" w:lineRule="auto"/>
              <w:jc w:val="center"/>
              <w:rPr>
                <w:rFonts w:ascii="Arial" w:eastAsia="Times New Roman" w:hAnsi="Arial" w:cs="Arial"/>
                <w:b/>
                <w:bCs/>
                <w:sz w:val="20"/>
                <w:szCs w:val="20"/>
              </w:rPr>
            </w:pPr>
            <w:r w:rsidRPr="00040837">
              <w:rPr>
                <w:rFonts w:ascii="Arial" w:eastAsia="Times New Roman" w:hAnsi="Arial" w:cs="Arial"/>
                <w:b/>
                <w:bCs/>
                <w:sz w:val="20"/>
                <w:szCs w:val="20"/>
              </w:rPr>
              <w:t>Message Types</w:t>
            </w:r>
          </w:p>
        </w:tc>
        <w:tc>
          <w:tcPr>
            <w:tcW w:w="1407" w:type="dxa"/>
            <w:shd w:val="clear" w:color="auto" w:fill="B4DDFF" w:themeFill="accent6" w:themeFillTint="33"/>
          </w:tcPr>
          <w:p w14:paraId="6613720E" w14:textId="77777777" w:rsidR="0011295C" w:rsidRPr="00040837" w:rsidRDefault="0011295C" w:rsidP="009856FB">
            <w:pPr>
              <w:spacing w:after="0" w:line="240" w:lineRule="auto"/>
              <w:jc w:val="center"/>
              <w:rPr>
                <w:rFonts w:ascii="Arial" w:eastAsia="Times New Roman" w:hAnsi="Arial" w:cs="Arial"/>
                <w:b/>
                <w:bCs/>
                <w:sz w:val="20"/>
                <w:szCs w:val="20"/>
              </w:rPr>
            </w:pPr>
            <w:r w:rsidRPr="00040837">
              <w:rPr>
                <w:rFonts w:ascii="Arial" w:eastAsia="Times New Roman" w:hAnsi="Arial" w:cs="Arial"/>
                <w:b/>
                <w:bCs/>
                <w:sz w:val="20"/>
                <w:szCs w:val="20"/>
              </w:rPr>
              <w:t>Transport</w:t>
            </w:r>
            <w:r w:rsidRPr="00040837">
              <w:rPr>
                <w:rFonts w:ascii="Arial" w:eastAsia="Times New Roman" w:hAnsi="Arial" w:cs="Arial"/>
                <w:b/>
                <w:bCs/>
                <w:sz w:val="20"/>
                <w:szCs w:val="20"/>
              </w:rPr>
              <w:br/>
              <w:t>Protocol</w:t>
            </w:r>
          </w:p>
        </w:tc>
        <w:tc>
          <w:tcPr>
            <w:tcW w:w="1297" w:type="dxa"/>
            <w:shd w:val="clear" w:color="auto" w:fill="B4DDFF" w:themeFill="accent6" w:themeFillTint="33"/>
            <w:vAlign w:val="center"/>
          </w:tcPr>
          <w:p w14:paraId="130B8204" w14:textId="77777777" w:rsidR="0011295C" w:rsidRPr="00A97002" w:rsidRDefault="0011295C" w:rsidP="009856FB">
            <w:pPr>
              <w:spacing w:after="0" w:line="240" w:lineRule="auto"/>
              <w:jc w:val="center"/>
              <w:rPr>
                <w:rFonts w:ascii="Arial" w:eastAsia="Times New Roman" w:hAnsi="Arial" w:cs="Arial"/>
                <w:b/>
                <w:bCs/>
                <w:sz w:val="20"/>
                <w:szCs w:val="20"/>
              </w:rPr>
            </w:pPr>
            <w:r w:rsidRPr="00040837">
              <w:rPr>
                <w:rFonts w:ascii="Arial" w:eastAsia="Times New Roman" w:hAnsi="Arial" w:cs="Arial"/>
                <w:b/>
                <w:bCs/>
                <w:sz w:val="20"/>
                <w:szCs w:val="20"/>
              </w:rPr>
              <w:t>HTTP Method</w:t>
            </w:r>
          </w:p>
        </w:tc>
        <w:tc>
          <w:tcPr>
            <w:tcW w:w="2177" w:type="dxa"/>
            <w:shd w:val="clear" w:color="auto" w:fill="B4DDFF" w:themeFill="accent6" w:themeFillTint="33"/>
            <w:vAlign w:val="center"/>
          </w:tcPr>
          <w:p w14:paraId="3B87A1C1" w14:textId="77777777" w:rsidR="0011295C" w:rsidRPr="00040837" w:rsidRDefault="0011295C" w:rsidP="009856FB">
            <w:pPr>
              <w:spacing w:after="0" w:line="240" w:lineRule="auto"/>
              <w:jc w:val="center"/>
              <w:rPr>
                <w:rFonts w:ascii="Arial" w:eastAsia="Times New Roman" w:hAnsi="Arial" w:cs="Arial"/>
                <w:b/>
                <w:bCs/>
                <w:sz w:val="20"/>
                <w:szCs w:val="20"/>
              </w:rPr>
            </w:pPr>
            <w:r w:rsidRPr="00040837">
              <w:rPr>
                <w:rFonts w:ascii="Arial" w:eastAsia="Times New Roman" w:hAnsi="Arial" w:cs="Arial"/>
                <w:b/>
                <w:bCs/>
                <w:sz w:val="20"/>
                <w:szCs w:val="20"/>
              </w:rPr>
              <w:t>Encryption</w:t>
            </w:r>
          </w:p>
        </w:tc>
        <w:tc>
          <w:tcPr>
            <w:tcW w:w="2191" w:type="dxa"/>
            <w:shd w:val="clear" w:color="auto" w:fill="B4DDFF" w:themeFill="accent6" w:themeFillTint="33"/>
            <w:vAlign w:val="center"/>
          </w:tcPr>
          <w:p w14:paraId="5D553BD5" w14:textId="77777777" w:rsidR="0011295C" w:rsidRPr="00040837" w:rsidRDefault="0011295C" w:rsidP="009856FB">
            <w:pPr>
              <w:spacing w:after="0" w:line="240" w:lineRule="auto"/>
              <w:jc w:val="center"/>
              <w:rPr>
                <w:rFonts w:ascii="Arial" w:eastAsia="Times New Roman" w:hAnsi="Arial" w:cs="Arial"/>
                <w:b/>
                <w:bCs/>
                <w:sz w:val="20"/>
                <w:szCs w:val="20"/>
              </w:rPr>
            </w:pPr>
            <w:r w:rsidRPr="00040837">
              <w:rPr>
                <w:rFonts w:ascii="Arial" w:eastAsia="Times New Roman" w:hAnsi="Arial" w:cs="Arial"/>
                <w:b/>
                <w:bCs/>
                <w:sz w:val="20"/>
                <w:szCs w:val="20"/>
              </w:rPr>
              <w:t>Authentication</w:t>
            </w:r>
          </w:p>
        </w:tc>
      </w:tr>
      <w:tr w:rsidR="0011295C" w:rsidRPr="00040837" w14:paraId="59F8D86F" w14:textId="77777777" w:rsidTr="009856FB">
        <w:trPr>
          <w:trHeight w:val="278"/>
        </w:trPr>
        <w:tc>
          <w:tcPr>
            <w:tcW w:w="2311" w:type="dxa"/>
            <w:shd w:val="clear" w:color="auto" w:fill="auto"/>
            <w:noWrap/>
            <w:vAlign w:val="center"/>
            <w:hideMark/>
          </w:tcPr>
          <w:p w14:paraId="5C1EF6D6" w14:textId="77777777" w:rsidR="0011295C" w:rsidRPr="00A97002" w:rsidRDefault="0011295C" w:rsidP="009856FB">
            <w:pPr>
              <w:spacing w:before="120" w:after="120" w:line="240" w:lineRule="auto"/>
              <w:jc w:val="center"/>
              <w:rPr>
                <w:rFonts w:ascii="Arial" w:eastAsia="Times New Roman" w:hAnsi="Arial" w:cs="Arial"/>
                <w:sz w:val="20"/>
                <w:szCs w:val="20"/>
              </w:rPr>
            </w:pPr>
            <w:r>
              <w:rPr>
                <w:rFonts w:ascii="Arial" w:eastAsia="Times New Roman" w:hAnsi="Arial" w:cs="Arial"/>
                <w:sz w:val="20"/>
                <w:szCs w:val="20"/>
              </w:rPr>
              <w:t>ADT Notifications</w:t>
            </w:r>
          </w:p>
        </w:tc>
        <w:tc>
          <w:tcPr>
            <w:tcW w:w="1314" w:type="dxa"/>
            <w:vAlign w:val="center"/>
          </w:tcPr>
          <w:p w14:paraId="2AF0671B" w14:textId="77777777" w:rsidR="0011295C" w:rsidRPr="00040837" w:rsidRDefault="0011295C" w:rsidP="009856FB">
            <w:pPr>
              <w:spacing w:before="120" w:after="120" w:line="240" w:lineRule="auto"/>
              <w:jc w:val="center"/>
              <w:rPr>
                <w:rFonts w:ascii="Arial" w:eastAsia="Times New Roman" w:hAnsi="Arial" w:cs="Arial"/>
                <w:sz w:val="20"/>
                <w:szCs w:val="20"/>
              </w:rPr>
            </w:pPr>
            <w:r w:rsidRPr="00A97002">
              <w:rPr>
                <w:rFonts w:ascii="Arial" w:eastAsia="Times New Roman" w:hAnsi="Arial" w:cs="Arial"/>
                <w:sz w:val="20"/>
                <w:szCs w:val="20"/>
              </w:rPr>
              <w:t>HL7 2.4</w:t>
            </w:r>
          </w:p>
        </w:tc>
        <w:tc>
          <w:tcPr>
            <w:tcW w:w="2683" w:type="dxa"/>
            <w:shd w:val="clear" w:color="auto" w:fill="auto"/>
            <w:noWrap/>
            <w:vAlign w:val="center"/>
            <w:hideMark/>
          </w:tcPr>
          <w:p w14:paraId="63B037D8" w14:textId="77777777" w:rsidR="0011295C" w:rsidRPr="00040837" w:rsidRDefault="0011295C" w:rsidP="009856FB">
            <w:pPr>
              <w:spacing w:before="120" w:after="120" w:line="240" w:lineRule="auto"/>
              <w:jc w:val="center"/>
              <w:rPr>
                <w:rFonts w:ascii="Arial" w:eastAsia="Times New Roman" w:hAnsi="Arial" w:cs="Arial"/>
                <w:sz w:val="20"/>
                <w:szCs w:val="20"/>
              </w:rPr>
            </w:pPr>
            <w:r>
              <w:rPr>
                <w:rFonts w:ascii="Arial" w:eastAsia="Times New Roman" w:hAnsi="Arial" w:cs="Arial"/>
                <w:sz w:val="20"/>
                <w:szCs w:val="20"/>
              </w:rPr>
              <w:t>ADT, ACK</w:t>
            </w:r>
          </w:p>
        </w:tc>
        <w:tc>
          <w:tcPr>
            <w:tcW w:w="1407" w:type="dxa"/>
            <w:vAlign w:val="center"/>
          </w:tcPr>
          <w:p w14:paraId="7A5B4CC8" w14:textId="77777777" w:rsidR="0011295C" w:rsidRPr="00040837" w:rsidRDefault="0011295C" w:rsidP="009856FB">
            <w:pPr>
              <w:spacing w:before="120" w:after="120" w:line="240" w:lineRule="auto"/>
              <w:jc w:val="center"/>
              <w:rPr>
                <w:rFonts w:ascii="Arial" w:eastAsia="Times New Roman" w:hAnsi="Arial" w:cs="Arial"/>
                <w:sz w:val="20"/>
                <w:szCs w:val="20"/>
              </w:rPr>
            </w:pPr>
            <w:r w:rsidRPr="00040837">
              <w:rPr>
                <w:rFonts w:ascii="Arial" w:eastAsia="Times New Roman" w:hAnsi="Arial" w:cs="Arial"/>
                <w:sz w:val="20"/>
                <w:szCs w:val="20"/>
              </w:rPr>
              <w:t>HTTPS</w:t>
            </w:r>
          </w:p>
        </w:tc>
        <w:tc>
          <w:tcPr>
            <w:tcW w:w="1297" w:type="dxa"/>
          </w:tcPr>
          <w:p w14:paraId="1B9D8367" w14:textId="77777777" w:rsidR="0011295C" w:rsidRPr="00A97002" w:rsidRDefault="0011295C" w:rsidP="009856FB">
            <w:pPr>
              <w:spacing w:before="120" w:after="120" w:line="240" w:lineRule="auto"/>
              <w:jc w:val="center"/>
              <w:rPr>
                <w:rFonts w:ascii="Arial" w:eastAsia="Times New Roman" w:hAnsi="Arial" w:cs="Arial"/>
                <w:sz w:val="20"/>
                <w:szCs w:val="20"/>
              </w:rPr>
            </w:pPr>
            <w:r w:rsidRPr="00040837">
              <w:rPr>
                <w:rFonts w:ascii="Arial" w:eastAsia="Times New Roman" w:hAnsi="Arial" w:cs="Arial"/>
                <w:sz w:val="20"/>
                <w:szCs w:val="20"/>
              </w:rPr>
              <w:t>POST</w:t>
            </w:r>
          </w:p>
        </w:tc>
        <w:tc>
          <w:tcPr>
            <w:tcW w:w="2177" w:type="dxa"/>
          </w:tcPr>
          <w:p w14:paraId="04C6CBE1" w14:textId="77777777" w:rsidR="0011295C" w:rsidRPr="00A97002" w:rsidRDefault="0011295C" w:rsidP="009856FB">
            <w:pPr>
              <w:spacing w:before="120" w:after="120" w:line="240" w:lineRule="auto"/>
              <w:jc w:val="center"/>
              <w:rPr>
                <w:rFonts w:ascii="Arial" w:eastAsia="Times New Roman" w:hAnsi="Arial" w:cs="Arial"/>
                <w:sz w:val="20"/>
                <w:szCs w:val="20"/>
              </w:rPr>
            </w:pPr>
            <w:r w:rsidRPr="00040837">
              <w:rPr>
                <w:rFonts w:ascii="Arial" w:eastAsia="Times New Roman" w:hAnsi="Arial" w:cs="Arial"/>
                <w:sz w:val="20"/>
                <w:szCs w:val="20"/>
              </w:rPr>
              <w:t>TLS (via HTTPS)</w:t>
            </w:r>
          </w:p>
        </w:tc>
        <w:tc>
          <w:tcPr>
            <w:tcW w:w="2191" w:type="dxa"/>
          </w:tcPr>
          <w:p w14:paraId="598838D3" w14:textId="77777777" w:rsidR="0011295C" w:rsidRPr="00A97002" w:rsidRDefault="0011295C" w:rsidP="009856FB">
            <w:pPr>
              <w:spacing w:before="120" w:after="120" w:line="240" w:lineRule="auto"/>
              <w:jc w:val="center"/>
              <w:rPr>
                <w:rFonts w:ascii="Arial" w:eastAsia="Times New Roman" w:hAnsi="Arial" w:cs="Arial"/>
                <w:sz w:val="20"/>
                <w:szCs w:val="20"/>
              </w:rPr>
            </w:pPr>
            <w:r w:rsidRPr="00040837">
              <w:rPr>
                <w:rFonts w:ascii="Arial" w:eastAsia="Times New Roman" w:hAnsi="Arial" w:cs="Arial"/>
                <w:sz w:val="20"/>
                <w:szCs w:val="20"/>
              </w:rPr>
              <w:t>HTTP Basic Auth</w:t>
            </w:r>
          </w:p>
        </w:tc>
      </w:tr>
      <w:bookmarkEnd w:id="230"/>
    </w:tbl>
    <w:p w14:paraId="6DA02DC0" w14:textId="77777777" w:rsidR="0011295C" w:rsidRDefault="0011295C">
      <w:pPr>
        <w:rPr>
          <w:rFonts w:asciiTheme="majorHAnsi" w:eastAsiaTheme="majorEastAsia" w:hAnsiTheme="majorHAnsi" w:cstheme="majorBidi"/>
          <w:color w:val="228DD8" w:themeColor="accent1" w:themeShade="BF"/>
          <w:sz w:val="32"/>
          <w:szCs w:val="32"/>
        </w:rPr>
      </w:pPr>
    </w:p>
    <w:p w14:paraId="554012FE" w14:textId="77777777" w:rsidR="009570C6" w:rsidRDefault="009570C6">
      <w:pPr>
        <w:rPr>
          <w:rFonts w:asciiTheme="majorHAnsi" w:eastAsiaTheme="majorEastAsia" w:hAnsiTheme="majorHAnsi" w:cstheme="majorBidi"/>
          <w:color w:val="228DD8" w:themeColor="accent1" w:themeShade="BF"/>
          <w:sz w:val="32"/>
          <w:szCs w:val="32"/>
        </w:rPr>
      </w:pPr>
      <w:r>
        <w:br w:type="page"/>
      </w:r>
    </w:p>
    <w:p w14:paraId="7AC1469A" w14:textId="77777777" w:rsidR="009570C6" w:rsidRDefault="009570C6" w:rsidP="009570C6">
      <w:pPr>
        <w:pStyle w:val="Heading1"/>
      </w:pPr>
      <w:bookmarkStart w:id="240" w:name="_Toc17197559"/>
      <w:bookmarkStart w:id="241" w:name="_Toc20760707"/>
      <w:r>
        <w:lastRenderedPageBreak/>
        <w:t>Summary of Changes</w:t>
      </w:r>
      <w:bookmarkEnd w:id="240"/>
      <w:bookmarkEnd w:id="241"/>
    </w:p>
    <w:p w14:paraId="63BE7D0D" w14:textId="50131A71" w:rsidR="009570C6" w:rsidRDefault="009570C6" w:rsidP="009570C6">
      <w:pPr>
        <w:pStyle w:val="Body"/>
        <w:ind w:left="0"/>
        <w:rPr>
          <w:rFonts w:ascii="Arial" w:hAnsi="Arial" w:cs="Arial"/>
          <w:w w:val="100"/>
          <w:sz w:val="20"/>
          <w:szCs w:val="20"/>
        </w:rPr>
      </w:pPr>
      <w:r>
        <w:rPr>
          <w:rFonts w:ascii="Arial" w:hAnsi="Arial" w:cs="Arial"/>
          <w:w w:val="100"/>
          <w:sz w:val="20"/>
          <w:szCs w:val="20"/>
        </w:rPr>
        <w:t xml:space="preserve">This document is based on version 1.2 (8/8/2019) of the WellSky Home Health and Hospice HL7 ADT Outbound standard messaging specification. The following tables summarize planned, proposed or implemented changes in the HL7 ADT Outbound interface with </w:t>
      </w:r>
      <w:r w:rsidR="00D12D25">
        <w:rPr>
          <w:rFonts w:ascii="Arial" w:hAnsi="Arial" w:cs="Arial"/>
          <w:w w:val="100"/>
          <w:sz w:val="20"/>
          <w:szCs w:val="20"/>
        </w:rPr>
        <w:t>&lt;Vendor&gt;</w:t>
      </w:r>
      <w:r>
        <w:rPr>
          <w:rFonts w:ascii="Arial" w:hAnsi="Arial" w:cs="Arial"/>
          <w:w w:val="100"/>
          <w:sz w:val="20"/>
          <w:szCs w:val="20"/>
        </w:rPr>
        <w:t xml:space="preserve"> that deviate from the WellSky standard specification. These changes are also indicated in</w:t>
      </w:r>
      <w:r w:rsidRPr="00AF3017">
        <w:rPr>
          <w:rFonts w:ascii="Arial" w:hAnsi="Arial" w:cs="Arial"/>
          <w:w w:val="100"/>
          <w:sz w:val="20"/>
          <w:szCs w:val="20"/>
        </w:rPr>
        <w:t xml:space="preserve"> </w:t>
      </w:r>
      <w:r>
        <w:rPr>
          <w:rFonts w:ascii="Arial" w:eastAsia="Times New Roman" w:hAnsi="Arial" w:cs="Arial"/>
          <w:b/>
          <w:bCs/>
          <w:color w:val="F38B3C" w:themeColor="accent4"/>
          <w:sz w:val="20"/>
          <w:szCs w:val="20"/>
        </w:rPr>
        <w:t xml:space="preserve">orange </w:t>
      </w:r>
      <w:r w:rsidRPr="00972BD1">
        <w:rPr>
          <w:rFonts w:ascii="Arial" w:eastAsia="Times New Roman" w:hAnsi="Arial" w:cs="Arial"/>
          <w:color w:val="auto"/>
          <w:sz w:val="20"/>
          <w:szCs w:val="20"/>
        </w:rPr>
        <w:t xml:space="preserve">in the </w:t>
      </w:r>
      <w:r w:rsidRPr="00AF3017">
        <w:rPr>
          <w:rFonts w:ascii="Arial" w:eastAsia="Times New Roman" w:hAnsi="Arial" w:cs="Arial"/>
          <w:color w:val="auto"/>
          <w:sz w:val="20"/>
          <w:szCs w:val="20"/>
        </w:rPr>
        <w:t>‘</w:t>
      </w:r>
      <w:r w:rsidRPr="00972BD1">
        <w:rPr>
          <w:rFonts w:ascii="Arial" w:eastAsia="Times New Roman" w:hAnsi="Arial" w:cs="Arial"/>
          <w:color w:val="69B3E7" w:themeColor="accent1"/>
          <w:sz w:val="20"/>
          <w:szCs w:val="20"/>
        </w:rPr>
        <w:fldChar w:fldCharType="begin"/>
      </w:r>
      <w:r w:rsidRPr="00972BD1">
        <w:rPr>
          <w:rFonts w:ascii="Arial" w:eastAsia="Times New Roman" w:hAnsi="Arial" w:cs="Arial"/>
          <w:color w:val="69B3E7" w:themeColor="accent1"/>
          <w:sz w:val="20"/>
          <w:szCs w:val="20"/>
        </w:rPr>
        <w:instrText xml:space="preserve"> REF _Ref17196441 \h  \* MERGEFORMAT </w:instrText>
      </w:r>
      <w:r w:rsidRPr="00972BD1">
        <w:rPr>
          <w:rFonts w:ascii="Arial" w:eastAsia="Times New Roman" w:hAnsi="Arial" w:cs="Arial"/>
          <w:color w:val="69B3E7" w:themeColor="accent1"/>
          <w:sz w:val="20"/>
          <w:szCs w:val="20"/>
        </w:rPr>
      </w:r>
      <w:r w:rsidRPr="00972BD1">
        <w:rPr>
          <w:rFonts w:ascii="Arial" w:eastAsia="Times New Roman" w:hAnsi="Arial" w:cs="Arial"/>
          <w:color w:val="69B3E7" w:themeColor="accent1"/>
          <w:sz w:val="20"/>
          <w:szCs w:val="20"/>
        </w:rPr>
        <w:fldChar w:fldCharType="separate"/>
      </w:r>
      <w:r w:rsidRPr="00972BD1">
        <w:rPr>
          <w:rFonts w:ascii="Arial" w:hAnsi="Arial" w:cs="Arial"/>
          <w:color w:val="69B3E7" w:themeColor="accent1"/>
          <w:sz w:val="20"/>
          <w:szCs w:val="20"/>
        </w:rPr>
        <w:t>Messaging Specification</w:t>
      </w:r>
      <w:r w:rsidRPr="00972BD1">
        <w:rPr>
          <w:rFonts w:ascii="Arial" w:eastAsia="Times New Roman" w:hAnsi="Arial" w:cs="Arial"/>
          <w:color w:val="69B3E7" w:themeColor="accent1"/>
          <w:sz w:val="20"/>
          <w:szCs w:val="20"/>
        </w:rPr>
        <w:fldChar w:fldCharType="end"/>
      </w:r>
      <w:r w:rsidRPr="00AF3017">
        <w:rPr>
          <w:rFonts w:ascii="Arial" w:eastAsia="Times New Roman" w:hAnsi="Arial" w:cs="Arial"/>
          <w:color w:val="auto"/>
          <w:sz w:val="20"/>
          <w:szCs w:val="20"/>
        </w:rPr>
        <w:t>’</w:t>
      </w:r>
      <w:r>
        <w:rPr>
          <w:rFonts w:ascii="Arial" w:eastAsia="Times New Roman" w:hAnsi="Arial" w:cs="Arial"/>
          <w:color w:val="auto"/>
          <w:sz w:val="20"/>
          <w:szCs w:val="20"/>
        </w:rPr>
        <w:t xml:space="preserve"> section of the document</w:t>
      </w:r>
      <w:r>
        <w:rPr>
          <w:rFonts w:ascii="Arial" w:eastAsia="Times New Roman" w:hAnsi="Arial" w:cs="Arial"/>
          <w:b/>
          <w:bCs/>
          <w:color w:val="auto"/>
          <w:sz w:val="20"/>
          <w:szCs w:val="20"/>
        </w:rPr>
        <w:t>.</w:t>
      </w:r>
    </w:p>
    <w:p w14:paraId="1DD04659" w14:textId="77777777" w:rsidR="009570C6" w:rsidRDefault="009570C6" w:rsidP="009570C6">
      <w:pPr>
        <w:pStyle w:val="Body"/>
        <w:ind w:left="630"/>
        <w:rPr>
          <w:rFonts w:ascii="Arial" w:hAnsi="Arial" w:cs="Arial"/>
          <w:w w:val="100"/>
          <w:sz w:val="20"/>
          <w:szCs w:val="20"/>
        </w:rPr>
      </w:pPr>
    </w:p>
    <w:p w14:paraId="5A278A04" w14:textId="77777777" w:rsidR="009570C6" w:rsidRDefault="009570C6" w:rsidP="009570C6">
      <w:pPr>
        <w:pStyle w:val="Heading2"/>
      </w:pPr>
      <w:bookmarkStart w:id="242" w:name="_Toc17197560"/>
      <w:bookmarkStart w:id="243" w:name="_Toc20760708"/>
      <w:r>
        <w:t>HL7 Message Structure Changes</w:t>
      </w:r>
      <w:bookmarkEnd w:id="242"/>
      <w:bookmarkEnd w:id="243"/>
    </w:p>
    <w:p w14:paraId="39E69272" w14:textId="77777777" w:rsidR="009570C6" w:rsidRPr="00972BD1" w:rsidRDefault="009570C6" w:rsidP="009570C6">
      <w:pPr>
        <w:spacing w:after="0"/>
        <w:rPr>
          <w:sz w:val="16"/>
          <w:szCs w:val="16"/>
        </w:rPr>
      </w:pPr>
    </w:p>
    <w:tbl>
      <w:tblPr>
        <w:tblW w:w="14292" w:type="dxa"/>
        <w:tblInd w:w="85" w:type="dxa"/>
        <w:tblLook w:val="04A0" w:firstRow="1" w:lastRow="0" w:firstColumn="1" w:lastColumn="0" w:noHBand="0" w:noVBand="1"/>
      </w:tblPr>
      <w:tblGrid>
        <w:gridCol w:w="1595"/>
        <w:gridCol w:w="1154"/>
        <w:gridCol w:w="536"/>
        <w:gridCol w:w="11007"/>
      </w:tblGrid>
      <w:tr w:rsidR="009570C6" w:rsidRPr="001618D6" w14:paraId="124350FF" w14:textId="77777777" w:rsidTr="00D12D25">
        <w:trPr>
          <w:trHeight w:val="402"/>
          <w:tblHeader/>
        </w:trPr>
        <w:tc>
          <w:tcPr>
            <w:tcW w:w="1595" w:type="dxa"/>
            <w:tcBorders>
              <w:top w:val="double" w:sz="6" w:space="0" w:color="auto"/>
              <w:left w:val="double" w:sz="6" w:space="0" w:color="auto"/>
              <w:bottom w:val="single" w:sz="4" w:space="0" w:color="auto"/>
              <w:right w:val="single" w:sz="4" w:space="0" w:color="auto"/>
            </w:tcBorders>
            <w:shd w:val="clear" w:color="auto" w:fill="B4DDFF" w:themeFill="accent6" w:themeFillTint="33"/>
            <w:vAlign w:val="center"/>
          </w:tcPr>
          <w:p w14:paraId="5D8CF4D5" w14:textId="77777777" w:rsidR="009570C6" w:rsidRPr="001618D6" w:rsidRDefault="009570C6" w:rsidP="00D12D25">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MESSAGE TYPE</w:t>
            </w:r>
          </w:p>
        </w:tc>
        <w:tc>
          <w:tcPr>
            <w:tcW w:w="1154" w:type="dxa"/>
            <w:tcBorders>
              <w:top w:val="double" w:sz="6" w:space="0" w:color="auto"/>
              <w:left w:val="double" w:sz="6" w:space="0" w:color="auto"/>
              <w:bottom w:val="single" w:sz="4" w:space="0" w:color="auto"/>
              <w:right w:val="double" w:sz="6" w:space="0" w:color="auto"/>
            </w:tcBorders>
            <w:shd w:val="clear" w:color="auto" w:fill="B4DDFF" w:themeFill="accent6" w:themeFillTint="33"/>
            <w:vAlign w:val="center"/>
          </w:tcPr>
          <w:p w14:paraId="03996BEB" w14:textId="77777777" w:rsidR="009570C6" w:rsidRPr="001618D6" w:rsidRDefault="009570C6" w:rsidP="00D12D25">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SEGMENT</w:t>
            </w:r>
          </w:p>
        </w:tc>
        <w:tc>
          <w:tcPr>
            <w:tcW w:w="536"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2FCDD65C" w14:textId="77777777" w:rsidR="009570C6" w:rsidRPr="001618D6" w:rsidRDefault="009570C6" w:rsidP="00D12D25">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11007" w:type="dxa"/>
            <w:tcBorders>
              <w:top w:val="double" w:sz="6" w:space="0" w:color="auto"/>
              <w:left w:val="nil"/>
              <w:bottom w:val="single" w:sz="4" w:space="0" w:color="auto"/>
              <w:right w:val="double" w:sz="6" w:space="0" w:color="auto"/>
            </w:tcBorders>
            <w:shd w:val="clear" w:color="auto" w:fill="B4DDFF" w:themeFill="accent6" w:themeFillTint="33"/>
            <w:vAlign w:val="center"/>
            <w:hideMark/>
          </w:tcPr>
          <w:p w14:paraId="06A565E9" w14:textId="77777777" w:rsidR="009570C6" w:rsidRPr="001618D6" w:rsidRDefault="009570C6" w:rsidP="00D12D25">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r>
      <w:tr w:rsidR="009570C6" w:rsidRPr="001618D6" w14:paraId="6BD5815D" w14:textId="77777777" w:rsidTr="00D12D25">
        <w:trPr>
          <w:trHeight w:val="255"/>
        </w:trPr>
        <w:tc>
          <w:tcPr>
            <w:tcW w:w="1595" w:type="dxa"/>
            <w:tcBorders>
              <w:top w:val="nil"/>
              <w:left w:val="double" w:sz="6" w:space="0" w:color="auto"/>
              <w:bottom w:val="single" w:sz="4" w:space="0" w:color="auto"/>
              <w:right w:val="single" w:sz="4" w:space="0" w:color="auto"/>
            </w:tcBorders>
            <w:vAlign w:val="center"/>
          </w:tcPr>
          <w:p w14:paraId="3B8706B3" w14:textId="02C46FFA" w:rsidR="009570C6" w:rsidRPr="001618D6" w:rsidRDefault="009570C6" w:rsidP="00D12D25">
            <w:pPr>
              <w:spacing w:after="0" w:line="240" w:lineRule="auto"/>
              <w:jc w:val="center"/>
              <w:rPr>
                <w:rFonts w:ascii="Arial" w:eastAsia="Times New Roman" w:hAnsi="Arial" w:cs="Arial"/>
                <w:color w:val="000000"/>
                <w:sz w:val="16"/>
                <w:szCs w:val="16"/>
              </w:rPr>
            </w:pPr>
          </w:p>
        </w:tc>
        <w:tc>
          <w:tcPr>
            <w:tcW w:w="1154" w:type="dxa"/>
            <w:tcBorders>
              <w:top w:val="nil"/>
              <w:left w:val="double" w:sz="6" w:space="0" w:color="auto"/>
              <w:bottom w:val="single" w:sz="4" w:space="0" w:color="auto"/>
              <w:right w:val="double" w:sz="6" w:space="0" w:color="auto"/>
            </w:tcBorders>
            <w:vAlign w:val="center"/>
          </w:tcPr>
          <w:p w14:paraId="4618E67B" w14:textId="07EBF937" w:rsidR="009570C6" w:rsidRDefault="009570C6" w:rsidP="00D12D25">
            <w:pPr>
              <w:spacing w:after="0" w:line="240" w:lineRule="auto"/>
              <w:jc w:val="center"/>
              <w:rPr>
                <w:rFonts w:ascii="Arial" w:eastAsia="Times New Roman" w:hAnsi="Arial" w:cs="Arial"/>
                <w:color w:val="000000"/>
                <w:sz w:val="16"/>
                <w:szCs w:val="16"/>
              </w:rPr>
            </w:pPr>
          </w:p>
        </w:tc>
        <w:tc>
          <w:tcPr>
            <w:tcW w:w="536" w:type="dxa"/>
            <w:tcBorders>
              <w:top w:val="nil"/>
              <w:left w:val="nil"/>
              <w:bottom w:val="single" w:sz="4" w:space="0" w:color="auto"/>
              <w:right w:val="single" w:sz="4" w:space="0" w:color="auto"/>
            </w:tcBorders>
            <w:shd w:val="clear" w:color="auto" w:fill="auto"/>
            <w:vAlign w:val="center"/>
          </w:tcPr>
          <w:p w14:paraId="444ED446" w14:textId="19C7253B" w:rsidR="009570C6" w:rsidRPr="001618D6" w:rsidRDefault="009570C6" w:rsidP="00D12D25">
            <w:pPr>
              <w:spacing w:after="0" w:line="240" w:lineRule="auto"/>
              <w:jc w:val="center"/>
              <w:rPr>
                <w:rFonts w:ascii="Arial" w:eastAsia="Times New Roman" w:hAnsi="Arial" w:cs="Arial"/>
                <w:sz w:val="16"/>
                <w:szCs w:val="16"/>
              </w:rPr>
            </w:pPr>
          </w:p>
        </w:tc>
        <w:tc>
          <w:tcPr>
            <w:tcW w:w="11007" w:type="dxa"/>
            <w:tcBorders>
              <w:top w:val="nil"/>
              <w:left w:val="nil"/>
              <w:bottom w:val="single" w:sz="4" w:space="0" w:color="auto"/>
              <w:right w:val="double" w:sz="6" w:space="0" w:color="auto"/>
            </w:tcBorders>
            <w:shd w:val="clear" w:color="auto" w:fill="auto"/>
            <w:vAlign w:val="center"/>
          </w:tcPr>
          <w:p w14:paraId="1F32683C" w14:textId="7D5750E4" w:rsidR="009570C6" w:rsidRPr="00AF3017" w:rsidRDefault="009570C6" w:rsidP="00D12D25">
            <w:pPr>
              <w:spacing w:before="60" w:after="60" w:line="240" w:lineRule="auto"/>
              <w:rPr>
                <w:rFonts w:ascii="Arial" w:eastAsia="Times New Roman" w:hAnsi="Arial" w:cs="Arial"/>
                <w:sz w:val="16"/>
                <w:szCs w:val="16"/>
              </w:rPr>
            </w:pPr>
          </w:p>
        </w:tc>
      </w:tr>
      <w:tr w:rsidR="009570C6" w:rsidRPr="001618D6" w14:paraId="2AA6C6E0" w14:textId="77777777" w:rsidTr="00D12D25">
        <w:trPr>
          <w:trHeight w:val="255"/>
        </w:trPr>
        <w:tc>
          <w:tcPr>
            <w:tcW w:w="1595" w:type="dxa"/>
            <w:tcBorders>
              <w:top w:val="nil"/>
              <w:left w:val="double" w:sz="6" w:space="0" w:color="auto"/>
              <w:bottom w:val="single" w:sz="4" w:space="0" w:color="auto"/>
              <w:right w:val="single" w:sz="4" w:space="0" w:color="auto"/>
            </w:tcBorders>
          </w:tcPr>
          <w:p w14:paraId="78D0B622" w14:textId="77777777" w:rsidR="009570C6" w:rsidRPr="001618D6" w:rsidRDefault="009570C6" w:rsidP="00D12D25">
            <w:pPr>
              <w:spacing w:after="0" w:line="240" w:lineRule="auto"/>
              <w:jc w:val="center"/>
              <w:rPr>
                <w:rFonts w:ascii="Arial" w:eastAsia="Times New Roman" w:hAnsi="Arial" w:cs="Arial"/>
                <w:color w:val="000000"/>
                <w:sz w:val="16"/>
                <w:szCs w:val="16"/>
              </w:rPr>
            </w:pPr>
          </w:p>
        </w:tc>
        <w:tc>
          <w:tcPr>
            <w:tcW w:w="1154" w:type="dxa"/>
            <w:tcBorders>
              <w:top w:val="nil"/>
              <w:left w:val="double" w:sz="6" w:space="0" w:color="auto"/>
              <w:bottom w:val="single" w:sz="4" w:space="0" w:color="auto"/>
              <w:right w:val="double" w:sz="6" w:space="0" w:color="auto"/>
            </w:tcBorders>
          </w:tcPr>
          <w:p w14:paraId="79E81F2C" w14:textId="77777777" w:rsidR="009570C6" w:rsidRPr="001618D6" w:rsidRDefault="009570C6" w:rsidP="00D12D25">
            <w:pPr>
              <w:spacing w:after="0" w:line="240" w:lineRule="auto"/>
              <w:jc w:val="center"/>
              <w:rPr>
                <w:rFonts w:ascii="Arial" w:eastAsia="Times New Roman" w:hAnsi="Arial" w:cs="Arial"/>
                <w:color w:val="000000"/>
                <w:sz w:val="16"/>
                <w:szCs w:val="16"/>
              </w:rPr>
            </w:pPr>
          </w:p>
        </w:tc>
        <w:tc>
          <w:tcPr>
            <w:tcW w:w="536" w:type="dxa"/>
            <w:tcBorders>
              <w:top w:val="nil"/>
              <w:left w:val="nil"/>
              <w:bottom w:val="single" w:sz="4" w:space="0" w:color="auto"/>
              <w:right w:val="single" w:sz="4" w:space="0" w:color="auto"/>
            </w:tcBorders>
            <w:shd w:val="clear" w:color="auto" w:fill="auto"/>
            <w:vAlign w:val="bottom"/>
          </w:tcPr>
          <w:p w14:paraId="5900DFAE" w14:textId="77777777" w:rsidR="009570C6" w:rsidRPr="001618D6" w:rsidRDefault="009570C6" w:rsidP="00D12D25">
            <w:pPr>
              <w:spacing w:after="0" w:line="240" w:lineRule="auto"/>
              <w:jc w:val="center"/>
              <w:rPr>
                <w:rFonts w:ascii="Arial" w:eastAsia="Times New Roman" w:hAnsi="Arial" w:cs="Arial"/>
                <w:sz w:val="16"/>
                <w:szCs w:val="16"/>
              </w:rPr>
            </w:pPr>
          </w:p>
        </w:tc>
        <w:tc>
          <w:tcPr>
            <w:tcW w:w="11007" w:type="dxa"/>
            <w:tcBorders>
              <w:top w:val="nil"/>
              <w:left w:val="nil"/>
              <w:bottom w:val="single" w:sz="4" w:space="0" w:color="auto"/>
              <w:right w:val="double" w:sz="6" w:space="0" w:color="auto"/>
            </w:tcBorders>
            <w:shd w:val="clear" w:color="auto" w:fill="auto"/>
            <w:vAlign w:val="center"/>
          </w:tcPr>
          <w:p w14:paraId="11920A6E" w14:textId="77777777" w:rsidR="009570C6" w:rsidRPr="001618D6" w:rsidRDefault="009570C6" w:rsidP="00D12D25">
            <w:pPr>
              <w:spacing w:after="0" w:line="240" w:lineRule="auto"/>
              <w:rPr>
                <w:rFonts w:ascii="Arial" w:eastAsia="Times New Roman" w:hAnsi="Arial" w:cs="Arial"/>
                <w:sz w:val="16"/>
                <w:szCs w:val="16"/>
              </w:rPr>
            </w:pPr>
          </w:p>
        </w:tc>
      </w:tr>
      <w:tr w:rsidR="009570C6" w:rsidRPr="001618D6" w14:paraId="45673FE2" w14:textId="77777777" w:rsidTr="00D12D25">
        <w:trPr>
          <w:trHeight w:val="255"/>
        </w:trPr>
        <w:tc>
          <w:tcPr>
            <w:tcW w:w="1595" w:type="dxa"/>
            <w:tcBorders>
              <w:top w:val="nil"/>
              <w:left w:val="double" w:sz="6" w:space="0" w:color="auto"/>
              <w:bottom w:val="single" w:sz="4" w:space="0" w:color="auto"/>
              <w:right w:val="single" w:sz="4" w:space="0" w:color="auto"/>
            </w:tcBorders>
          </w:tcPr>
          <w:p w14:paraId="5B283998" w14:textId="77777777" w:rsidR="009570C6" w:rsidRPr="001618D6" w:rsidRDefault="009570C6" w:rsidP="00D12D25">
            <w:pPr>
              <w:spacing w:after="0" w:line="240" w:lineRule="auto"/>
              <w:jc w:val="center"/>
              <w:rPr>
                <w:rFonts w:ascii="Arial" w:eastAsia="Times New Roman" w:hAnsi="Arial" w:cs="Arial"/>
                <w:color w:val="000000"/>
                <w:sz w:val="16"/>
                <w:szCs w:val="16"/>
              </w:rPr>
            </w:pPr>
          </w:p>
        </w:tc>
        <w:tc>
          <w:tcPr>
            <w:tcW w:w="1154" w:type="dxa"/>
            <w:tcBorders>
              <w:top w:val="nil"/>
              <w:left w:val="double" w:sz="6" w:space="0" w:color="auto"/>
              <w:bottom w:val="single" w:sz="4" w:space="0" w:color="auto"/>
              <w:right w:val="double" w:sz="6" w:space="0" w:color="auto"/>
            </w:tcBorders>
          </w:tcPr>
          <w:p w14:paraId="31365B3B" w14:textId="77777777" w:rsidR="009570C6" w:rsidRPr="001618D6" w:rsidRDefault="009570C6" w:rsidP="00D12D25">
            <w:pPr>
              <w:spacing w:after="0" w:line="240" w:lineRule="auto"/>
              <w:jc w:val="center"/>
              <w:rPr>
                <w:rFonts w:ascii="Arial" w:eastAsia="Times New Roman" w:hAnsi="Arial" w:cs="Arial"/>
                <w:color w:val="000000"/>
                <w:sz w:val="16"/>
                <w:szCs w:val="16"/>
              </w:rPr>
            </w:pPr>
          </w:p>
        </w:tc>
        <w:tc>
          <w:tcPr>
            <w:tcW w:w="536" w:type="dxa"/>
            <w:tcBorders>
              <w:top w:val="nil"/>
              <w:left w:val="nil"/>
              <w:bottom w:val="single" w:sz="4" w:space="0" w:color="auto"/>
              <w:right w:val="single" w:sz="4" w:space="0" w:color="auto"/>
            </w:tcBorders>
            <w:shd w:val="clear" w:color="auto" w:fill="auto"/>
            <w:vAlign w:val="bottom"/>
          </w:tcPr>
          <w:p w14:paraId="0D56A633" w14:textId="77777777" w:rsidR="009570C6" w:rsidRPr="001618D6" w:rsidRDefault="009570C6" w:rsidP="00D12D25">
            <w:pPr>
              <w:spacing w:after="0" w:line="240" w:lineRule="auto"/>
              <w:jc w:val="center"/>
              <w:rPr>
                <w:rFonts w:ascii="Arial" w:eastAsia="Times New Roman" w:hAnsi="Arial" w:cs="Arial"/>
                <w:sz w:val="16"/>
                <w:szCs w:val="16"/>
              </w:rPr>
            </w:pPr>
          </w:p>
        </w:tc>
        <w:tc>
          <w:tcPr>
            <w:tcW w:w="11007" w:type="dxa"/>
            <w:tcBorders>
              <w:top w:val="nil"/>
              <w:left w:val="nil"/>
              <w:bottom w:val="single" w:sz="4" w:space="0" w:color="auto"/>
              <w:right w:val="double" w:sz="6" w:space="0" w:color="auto"/>
            </w:tcBorders>
            <w:shd w:val="clear" w:color="auto" w:fill="auto"/>
            <w:vAlign w:val="center"/>
          </w:tcPr>
          <w:p w14:paraId="5032BC1B" w14:textId="77777777" w:rsidR="009570C6" w:rsidRPr="001618D6" w:rsidRDefault="009570C6" w:rsidP="00D12D25">
            <w:pPr>
              <w:spacing w:after="0" w:line="240" w:lineRule="auto"/>
              <w:rPr>
                <w:rFonts w:ascii="Arial" w:eastAsia="Times New Roman" w:hAnsi="Arial" w:cs="Arial"/>
                <w:sz w:val="16"/>
                <w:szCs w:val="16"/>
              </w:rPr>
            </w:pPr>
          </w:p>
        </w:tc>
      </w:tr>
    </w:tbl>
    <w:p w14:paraId="250AA668" w14:textId="77777777" w:rsidR="009570C6" w:rsidRPr="00AF3017" w:rsidRDefault="009570C6" w:rsidP="009570C6"/>
    <w:p w14:paraId="249EAD70" w14:textId="77777777" w:rsidR="009570C6" w:rsidRDefault="009570C6" w:rsidP="009570C6">
      <w:pPr>
        <w:pStyle w:val="Heading2"/>
      </w:pPr>
      <w:bookmarkStart w:id="244" w:name="_Toc17197561"/>
      <w:bookmarkStart w:id="245" w:name="_Toc20760709"/>
      <w:r>
        <w:t>HL7 Field-Level Changes</w:t>
      </w:r>
      <w:bookmarkEnd w:id="244"/>
      <w:bookmarkEnd w:id="245"/>
    </w:p>
    <w:p w14:paraId="76706A5D" w14:textId="77777777" w:rsidR="009570C6" w:rsidRPr="00972BD1" w:rsidRDefault="009570C6" w:rsidP="009570C6">
      <w:pPr>
        <w:spacing w:after="0"/>
        <w:rPr>
          <w:sz w:val="16"/>
          <w:szCs w:val="16"/>
        </w:rPr>
      </w:pPr>
    </w:p>
    <w:tbl>
      <w:tblPr>
        <w:tblW w:w="14292" w:type="dxa"/>
        <w:tblInd w:w="85" w:type="dxa"/>
        <w:tblLayout w:type="fixed"/>
        <w:tblLook w:val="04A0" w:firstRow="1" w:lastRow="0" w:firstColumn="1" w:lastColumn="0" w:noHBand="0" w:noVBand="1"/>
      </w:tblPr>
      <w:tblGrid>
        <w:gridCol w:w="1008"/>
        <w:gridCol w:w="1958"/>
        <w:gridCol w:w="2250"/>
        <w:gridCol w:w="630"/>
        <w:gridCol w:w="540"/>
        <w:gridCol w:w="2520"/>
        <w:gridCol w:w="4036"/>
        <w:gridCol w:w="1350"/>
      </w:tblGrid>
      <w:tr w:rsidR="009570C6" w:rsidRPr="001618D6" w14:paraId="0D7A320F" w14:textId="77777777" w:rsidTr="00D12D25">
        <w:trPr>
          <w:trHeight w:val="402"/>
          <w:tblHeader/>
        </w:trPr>
        <w:tc>
          <w:tcPr>
            <w:tcW w:w="1008" w:type="dxa"/>
            <w:tcBorders>
              <w:top w:val="double" w:sz="6" w:space="0" w:color="auto"/>
              <w:left w:val="double" w:sz="6" w:space="0" w:color="auto"/>
              <w:bottom w:val="single" w:sz="4" w:space="0" w:color="auto"/>
              <w:right w:val="single" w:sz="4" w:space="0" w:color="auto"/>
            </w:tcBorders>
            <w:shd w:val="clear" w:color="auto" w:fill="B4DDFF" w:themeFill="accent6" w:themeFillTint="33"/>
            <w:vAlign w:val="center"/>
          </w:tcPr>
          <w:p w14:paraId="51AD7954" w14:textId="77777777" w:rsidR="009570C6" w:rsidRPr="001618D6" w:rsidRDefault="009570C6" w:rsidP="00D12D25">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FIELD</w:t>
            </w:r>
          </w:p>
        </w:tc>
        <w:tc>
          <w:tcPr>
            <w:tcW w:w="1958"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07147BFD" w14:textId="77777777" w:rsidR="009570C6" w:rsidRPr="001618D6" w:rsidRDefault="009570C6" w:rsidP="00D12D25">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ELEMENT NAME</w:t>
            </w:r>
          </w:p>
        </w:tc>
        <w:tc>
          <w:tcPr>
            <w:tcW w:w="2250"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37E53EAD" w14:textId="77777777" w:rsidR="009570C6" w:rsidRPr="001618D6" w:rsidRDefault="009570C6" w:rsidP="00D12D25">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WellSky</w:t>
            </w:r>
            <w:r w:rsidRPr="00577E63">
              <w:rPr>
                <w:rFonts w:ascii="Arial" w:eastAsia="Times New Roman" w:hAnsi="Arial" w:cs="Arial"/>
                <w:b/>
                <w:bCs/>
                <w:sz w:val="16"/>
                <w:szCs w:val="16"/>
              </w:rPr>
              <w:t xml:space="preserve"> HHH</w:t>
            </w:r>
            <w:r w:rsidRPr="001618D6">
              <w:rPr>
                <w:rFonts w:ascii="Arial" w:eastAsia="Times New Roman" w:hAnsi="Arial" w:cs="Arial"/>
                <w:b/>
                <w:bCs/>
                <w:sz w:val="16"/>
                <w:szCs w:val="16"/>
              </w:rPr>
              <w:t xml:space="preserve"> </w:t>
            </w:r>
            <w:r>
              <w:rPr>
                <w:rFonts w:ascii="Arial" w:eastAsia="Times New Roman" w:hAnsi="Arial" w:cs="Arial"/>
                <w:b/>
                <w:bCs/>
                <w:sz w:val="16"/>
                <w:szCs w:val="16"/>
              </w:rPr>
              <w:t>Field Mapping</w:t>
            </w:r>
          </w:p>
        </w:tc>
        <w:tc>
          <w:tcPr>
            <w:tcW w:w="630"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70A23B4D" w14:textId="77777777" w:rsidR="009570C6" w:rsidRPr="001618D6" w:rsidRDefault="009570C6" w:rsidP="00D12D25">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LEN</w:t>
            </w:r>
          </w:p>
        </w:tc>
        <w:tc>
          <w:tcPr>
            <w:tcW w:w="540"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1AC9EB9E" w14:textId="77777777" w:rsidR="009570C6" w:rsidRPr="001618D6" w:rsidRDefault="009570C6" w:rsidP="00D12D25">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2520"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4F60BC94" w14:textId="77777777" w:rsidR="009570C6" w:rsidRPr="001618D6" w:rsidRDefault="009570C6" w:rsidP="00D12D25">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4036" w:type="dxa"/>
            <w:tcBorders>
              <w:top w:val="double" w:sz="6" w:space="0" w:color="auto"/>
              <w:left w:val="nil"/>
              <w:bottom w:val="single" w:sz="4" w:space="0" w:color="auto"/>
              <w:right w:val="double" w:sz="6" w:space="0" w:color="auto"/>
            </w:tcBorders>
            <w:shd w:val="clear" w:color="auto" w:fill="B4DDFF" w:themeFill="accent6" w:themeFillTint="33"/>
            <w:vAlign w:val="center"/>
            <w:hideMark/>
          </w:tcPr>
          <w:p w14:paraId="4D2F4BBD" w14:textId="77777777" w:rsidR="009570C6" w:rsidRPr="001618D6" w:rsidRDefault="009570C6" w:rsidP="00D12D25">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c>
          <w:tcPr>
            <w:tcW w:w="1350" w:type="dxa"/>
            <w:tcBorders>
              <w:top w:val="double" w:sz="6" w:space="0" w:color="auto"/>
              <w:left w:val="nil"/>
              <w:bottom w:val="single" w:sz="4" w:space="0" w:color="auto"/>
              <w:right w:val="double" w:sz="6" w:space="0" w:color="auto"/>
            </w:tcBorders>
            <w:shd w:val="clear" w:color="auto" w:fill="B4DDFF" w:themeFill="accent6" w:themeFillTint="33"/>
            <w:vAlign w:val="center"/>
          </w:tcPr>
          <w:p w14:paraId="2A796090" w14:textId="77777777" w:rsidR="009570C6" w:rsidRPr="001618D6" w:rsidRDefault="009570C6" w:rsidP="00D12D25">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STATUS</w:t>
            </w:r>
          </w:p>
        </w:tc>
      </w:tr>
      <w:tr w:rsidR="009570C6" w:rsidRPr="001618D6" w14:paraId="02321F72" w14:textId="77777777" w:rsidTr="00D12D25">
        <w:trPr>
          <w:trHeight w:val="255"/>
        </w:trPr>
        <w:tc>
          <w:tcPr>
            <w:tcW w:w="1008" w:type="dxa"/>
            <w:tcBorders>
              <w:top w:val="nil"/>
              <w:left w:val="double" w:sz="6" w:space="0" w:color="auto"/>
              <w:bottom w:val="single" w:sz="4" w:space="0" w:color="auto"/>
              <w:right w:val="single" w:sz="4" w:space="0" w:color="auto"/>
            </w:tcBorders>
            <w:vAlign w:val="center"/>
          </w:tcPr>
          <w:p w14:paraId="23DF1057" w14:textId="4140930E" w:rsidR="009570C6" w:rsidRPr="001618D6" w:rsidRDefault="009570C6" w:rsidP="00D12D25">
            <w:pPr>
              <w:spacing w:after="0" w:line="240" w:lineRule="auto"/>
              <w:jc w:val="center"/>
              <w:rPr>
                <w:rFonts w:ascii="Arial" w:eastAsia="Times New Roman" w:hAnsi="Arial" w:cs="Arial"/>
                <w:color w:val="000000"/>
                <w:sz w:val="16"/>
                <w:szCs w:val="16"/>
              </w:rPr>
            </w:pPr>
          </w:p>
        </w:tc>
        <w:tc>
          <w:tcPr>
            <w:tcW w:w="1958" w:type="dxa"/>
            <w:tcBorders>
              <w:top w:val="nil"/>
              <w:left w:val="nil"/>
              <w:bottom w:val="single" w:sz="4" w:space="0" w:color="auto"/>
              <w:right w:val="single" w:sz="4" w:space="0" w:color="auto"/>
            </w:tcBorders>
            <w:shd w:val="clear" w:color="auto" w:fill="auto"/>
            <w:vAlign w:val="center"/>
          </w:tcPr>
          <w:p w14:paraId="3F82977F" w14:textId="7D26CE0D" w:rsidR="009570C6" w:rsidRPr="00972BD1" w:rsidRDefault="009570C6" w:rsidP="00D12D25">
            <w:pPr>
              <w:spacing w:after="0" w:line="240" w:lineRule="auto"/>
              <w:jc w:val="center"/>
              <w:rPr>
                <w:rFonts w:ascii="Arial" w:eastAsia="Times New Roman" w:hAnsi="Arial" w:cs="Arial"/>
                <w:sz w:val="16"/>
                <w:szCs w:val="16"/>
              </w:rPr>
            </w:pPr>
          </w:p>
        </w:tc>
        <w:tc>
          <w:tcPr>
            <w:tcW w:w="2250" w:type="dxa"/>
            <w:tcBorders>
              <w:top w:val="nil"/>
              <w:left w:val="nil"/>
              <w:bottom w:val="single" w:sz="4" w:space="0" w:color="auto"/>
              <w:right w:val="single" w:sz="4" w:space="0" w:color="auto"/>
            </w:tcBorders>
            <w:shd w:val="clear" w:color="auto" w:fill="auto"/>
            <w:vAlign w:val="center"/>
          </w:tcPr>
          <w:p w14:paraId="0FFABE54" w14:textId="6FAA8E6D" w:rsidR="009570C6" w:rsidRPr="00AF3017" w:rsidRDefault="009570C6" w:rsidP="00D12D25">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auto"/>
            <w:vAlign w:val="center"/>
          </w:tcPr>
          <w:p w14:paraId="2164522B" w14:textId="3E5C22A9" w:rsidR="009570C6" w:rsidRPr="00972BD1" w:rsidRDefault="009570C6" w:rsidP="00D12D25">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tcPr>
          <w:p w14:paraId="20B0F132" w14:textId="7BE5EA58" w:rsidR="009570C6" w:rsidRPr="00972BD1" w:rsidRDefault="009570C6" w:rsidP="00D12D25">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auto"/>
            <w:vAlign w:val="center"/>
          </w:tcPr>
          <w:p w14:paraId="3F21E022" w14:textId="4530CAEE" w:rsidR="009570C6" w:rsidRPr="00972BD1" w:rsidRDefault="009570C6" w:rsidP="00D12D25">
            <w:pPr>
              <w:spacing w:after="0" w:line="240" w:lineRule="auto"/>
              <w:jc w:val="center"/>
              <w:rPr>
                <w:rFonts w:ascii="Arial" w:eastAsia="Times New Roman" w:hAnsi="Arial" w:cs="Arial"/>
                <w:b/>
                <w:bCs/>
                <w:sz w:val="16"/>
                <w:szCs w:val="16"/>
              </w:rPr>
            </w:pPr>
          </w:p>
        </w:tc>
        <w:tc>
          <w:tcPr>
            <w:tcW w:w="4036" w:type="dxa"/>
            <w:tcBorders>
              <w:top w:val="nil"/>
              <w:left w:val="nil"/>
              <w:bottom w:val="single" w:sz="4" w:space="0" w:color="auto"/>
              <w:right w:val="double" w:sz="6" w:space="0" w:color="auto"/>
            </w:tcBorders>
            <w:shd w:val="clear" w:color="auto" w:fill="auto"/>
            <w:vAlign w:val="center"/>
          </w:tcPr>
          <w:p w14:paraId="11A05172" w14:textId="1971FE2D" w:rsidR="009570C6" w:rsidRPr="00AF3017" w:rsidRDefault="009570C6" w:rsidP="00D12D25">
            <w:pPr>
              <w:spacing w:before="60" w:after="60" w:line="240" w:lineRule="auto"/>
              <w:rPr>
                <w:rFonts w:ascii="Arial" w:eastAsia="Times New Roman" w:hAnsi="Arial" w:cs="Arial"/>
                <w:sz w:val="16"/>
                <w:szCs w:val="16"/>
              </w:rPr>
            </w:pPr>
          </w:p>
        </w:tc>
        <w:tc>
          <w:tcPr>
            <w:tcW w:w="1350" w:type="dxa"/>
            <w:tcBorders>
              <w:top w:val="nil"/>
              <w:left w:val="nil"/>
              <w:bottom w:val="single" w:sz="4" w:space="0" w:color="auto"/>
              <w:right w:val="double" w:sz="6" w:space="0" w:color="auto"/>
            </w:tcBorders>
          </w:tcPr>
          <w:p w14:paraId="4E6134C4" w14:textId="26AFAF32" w:rsidR="009570C6" w:rsidRPr="00AF3017" w:rsidRDefault="009570C6" w:rsidP="00D12D25">
            <w:pPr>
              <w:spacing w:before="60" w:after="60" w:line="240" w:lineRule="auto"/>
              <w:jc w:val="center"/>
              <w:rPr>
                <w:rFonts w:ascii="Arial" w:eastAsia="Times New Roman" w:hAnsi="Arial" w:cs="Arial"/>
                <w:sz w:val="16"/>
                <w:szCs w:val="16"/>
              </w:rPr>
            </w:pPr>
          </w:p>
        </w:tc>
      </w:tr>
      <w:tr w:rsidR="009570C6" w:rsidRPr="001618D6" w14:paraId="11EA09AE" w14:textId="77777777" w:rsidTr="00D12D25">
        <w:trPr>
          <w:trHeight w:val="255"/>
        </w:trPr>
        <w:tc>
          <w:tcPr>
            <w:tcW w:w="1008" w:type="dxa"/>
            <w:tcBorders>
              <w:top w:val="nil"/>
              <w:left w:val="double" w:sz="6" w:space="0" w:color="auto"/>
              <w:bottom w:val="single" w:sz="4" w:space="0" w:color="auto"/>
              <w:right w:val="single" w:sz="4" w:space="0" w:color="auto"/>
            </w:tcBorders>
            <w:vAlign w:val="center"/>
          </w:tcPr>
          <w:p w14:paraId="57ECFC87" w14:textId="53DD2090" w:rsidR="009570C6" w:rsidRPr="001618D6" w:rsidRDefault="009570C6" w:rsidP="00D12D25">
            <w:pPr>
              <w:spacing w:after="0" w:line="240" w:lineRule="auto"/>
              <w:jc w:val="center"/>
              <w:rPr>
                <w:rFonts w:ascii="Arial" w:eastAsia="Times New Roman" w:hAnsi="Arial" w:cs="Arial"/>
                <w:color w:val="000000"/>
                <w:sz w:val="16"/>
                <w:szCs w:val="16"/>
              </w:rPr>
            </w:pPr>
          </w:p>
        </w:tc>
        <w:tc>
          <w:tcPr>
            <w:tcW w:w="1958" w:type="dxa"/>
            <w:tcBorders>
              <w:top w:val="nil"/>
              <w:left w:val="nil"/>
              <w:bottom w:val="single" w:sz="4" w:space="0" w:color="auto"/>
              <w:right w:val="single" w:sz="4" w:space="0" w:color="auto"/>
            </w:tcBorders>
            <w:shd w:val="clear" w:color="auto" w:fill="auto"/>
            <w:vAlign w:val="center"/>
          </w:tcPr>
          <w:p w14:paraId="39A0B604" w14:textId="4D68242B" w:rsidR="009570C6" w:rsidRPr="00972BD1" w:rsidRDefault="009570C6" w:rsidP="00D12D25">
            <w:pPr>
              <w:spacing w:after="0" w:line="240" w:lineRule="auto"/>
              <w:jc w:val="center"/>
              <w:rPr>
                <w:rFonts w:ascii="Arial" w:eastAsia="Times New Roman" w:hAnsi="Arial" w:cs="Arial"/>
                <w:sz w:val="16"/>
                <w:szCs w:val="16"/>
              </w:rPr>
            </w:pPr>
          </w:p>
        </w:tc>
        <w:tc>
          <w:tcPr>
            <w:tcW w:w="2250" w:type="dxa"/>
            <w:tcBorders>
              <w:top w:val="nil"/>
              <w:left w:val="nil"/>
              <w:bottom w:val="single" w:sz="4" w:space="0" w:color="auto"/>
              <w:right w:val="single" w:sz="4" w:space="0" w:color="auto"/>
            </w:tcBorders>
            <w:shd w:val="clear" w:color="auto" w:fill="auto"/>
            <w:vAlign w:val="center"/>
          </w:tcPr>
          <w:p w14:paraId="6573824E" w14:textId="31FCE19D" w:rsidR="009570C6" w:rsidRPr="00AF3017" w:rsidRDefault="009570C6" w:rsidP="00D12D25">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auto"/>
            <w:vAlign w:val="center"/>
          </w:tcPr>
          <w:p w14:paraId="1B5AD5C9" w14:textId="341202A9" w:rsidR="009570C6" w:rsidRPr="00972BD1" w:rsidRDefault="009570C6" w:rsidP="00D12D25">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tcPr>
          <w:p w14:paraId="06C845A2" w14:textId="08515AB8" w:rsidR="009570C6" w:rsidRPr="00972BD1" w:rsidRDefault="009570C6" w:rsidP="00D12D25">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auto"/>
            <w:vAlign w:val="center"/>
          </w:tcPr>
          <w:p w14:paraId="4C240183" w14:textId="08282CF5" w:rsidR="009570C6" w:rsidRPr="00972BD1" w:rsidRDefault="009570C6" w:rsidP="00D12D25">
            <w:pPr>
              <w:spacing w:after="0" w:line="240" w:lineRule="auto"/>
              <w:jc w:val="center"/>
              <w:rPr>
                <w:rFonts w:ascii="Arial" w:eastAsia="Times New Roman" w:hAnsi="Arial" w:cs="Arial"/>
                <w:sz w:val="16"/>
                <w:szCs w:val="16"/>
              </w:rPr>
            </w:pPr>
          </w:p>
        </w:tc>
        <w:tc>
          <w:tcPr>
            <w:tcW w:w="4036" w:type="dxa"/>
            <w:tcBorders>
              <w:top w:val="nil"/>
              <w:left w:val="nil"/>
              <w:bottom w:val="single" w:sz="4" w:space="0" w:color="auto"/>
              <w:right w:val="double" w:sz="6" w:space="0" w:color="auto"/>
            </w:tcBorders>
            <w:shd w:val="clear" w:color="auto" w:fill="auto"/>
            <w:vAlign w:val="center"/>
          </w:tcPr>
          <w:p w14:paraId="1C5AD822" w14:textId="7E59FE86" w:rsidR="009570C6" w:rsidRPr="00AF3017" w:rsidRDefault="009570C6" w:rsidP="00D12D25">
            <w:pPr>
              <w:spacing w:before="60" w:after="60" w:line="240" w:lineRule="auto"/>
              <w:rPr>
                <w:rFonts w:ascii="Arial" w:eastAsia="Times New Roman" w:hAnsi="Arial" w:cs="Arial"/>
                <w:sz w:val="16"/>
                <w:szCs w:val="16"/>
              </w:rPr>
            </w:pPr>
          </w:p>
        </w:tc>
        <w:tc>
          <w:tcPr>
            <w:tcW w:w="1350" w:type="dxa"/>
            <w:tcBorders>
              <w:top w:val="nil"/>
              <w:left w:val="nil"/>
              <w:bottom w:val="single" w:sz="4" w:space="0" w:color="auto"/>
              <w:right w:val="double" w:sz="6" w:space="0" w:color="auto"/>
            </w:tcBorders>
          </w:tcPr>
          <w:p w14:paraId="64224626" w14:textId="655651C1" w:rsidR="009570C6" w:rsidRPr="00AF3017" w:rsidRDefault="009570C6" w:rsidP="00D12D25">
            <w:pPr>
              <w:spacing w:before="60" w:after="60" w:line="240" w:lineRule="auto"/>
              <w:jc w:val="center"/>
              <w:rPr>
                <w:rFonts w:ascii="Arial" w:eastAsia="Times New Roman" w:hAnsi="Arial" w:cs="Arial"/>
                <w:sz w:val="16"/>
                <w:szCs w:val="16"/>
              </w:rPr>
            </w:pPr>
          </w:p>
        </w:tc>
      </w:tr>
      <w:tr w:rsidR="009570C6" w:rsidRPr="001618D6" w14:paraId="062B1FFC" w14:textId="77777777" w:rsidTr="00D12D25">
        <w:trPr>
          <w:trHeight w:val="255"/>
        </w:trPr>
        <w:tc>
          <w:tcPr>
            <w:tcW w:w="1008" w:type="dxa"/>
            <w:tcBorders>
              <w:top w:val="nil"/>
              <w:left w:val="double" w:sz="6" w:space="0" w:color="auto"/>
              <w:bottom w:val="single" w:sz="4" w:space="0" w:color="auto"/>
              <w:right w:val="single" w:sz="4" w:space="0" w:color="auto"/>
            </w:tcBorders>
            <w:shd w:val="clear" w:color="auto" w:fill="FFFFFF" w:themeFill="background1"/>
            <w:vAlign w:val="center"/>
          </w:tcPr>
          <w:p w14:paraId="5A8224F0" w14:textId="6CF82A9D" w:rsidR="009570C6" w:rsidRPr="001618D6" w:rsidRDefault="009570C6" w:rsidP="00D12D25">
            <w:pPr>
              <w:spacing w:after="0" w:line="240" w:lineRule="auto"/>
              <w:jc w:val="center"/>
              <w:rPr>
                <w:rFonts w:ascii="Arial" w:eastAsia="Times New Roman" w:hAnsi="Arial" w:cs="Arial"/>
                <w:color w:val="000000"/>
                <w:sz w:val="16"/>
                <w:szCs w:val="16"/>
              </w:rPr>
            </w:pPr>
          </w:p>
        </w:tc>
        <w:tc>
          <w:tcPr>
            <w:tcW w:w="1958" w:type="dxa"/>
            <w:tcBorders>
              <w:top w:val="nil"/>
              <w:left w:val="nil"/>
              <w:bottom w:val="single" w:sz="4" w:space="0" w:color="auto"/>
              <w:right w:val="single" w:sz="4" w:space="0" w:color="auto"/>
            </w:tcBorders>
            <w:shd w:val="clear" w:color="auto" w:fill="FFFFFF" w:themeFill="background1"/>
            <w:vAlign w:val="center"/>
          </w:tcPr>
          <w:p w14:paraId="4DCFE507" w14:textId="0EB76CE1" w:rsidR="009570C6" w:rsidRPr="00972BD1" w:rsidRDefault="009570C6" w:rsidP="00D12D25">
            <w:pPr>
              <w:spacing w:after="0" w:line="240" w:lineRule="auto"/>
              <w:jc w:val="center"/>
              <w:rPr>
                <w:rFonts w:ascii="Arial" w:eastAsia="Times New Roman" w:hAnsi="Arial" w:cs="Arial"/>
                <w:sz w:val="16"/>
                <w:szCs w:val="16"/>
              </w:rPr>
            </w:pPr>
          </w:p>
        </w:tc>
        <w:tc>
          <w:tcPr>
            <w:tcW w:w="2250" w:type="dxa"/>
            <w:tcBorders>
              <w:top w:val="nil"/>
              <w:left w:val="nil"/>
              <w:bottom w:val="single" w:sz="4" w:space="0" w:color="auto"/>
              <w:right w:val="single" w:sz="4" w:space="0" w:color="auto"/>
            </w:tcBorders>
            <w:shd w:val="clear" w:color="auto" w:fill="FFFFFF" w:themeFill="background1"/>
            <w:vAlign w:val="center"/>
          </w:tcPr>
          <w:p w14:paraId="3B920F37" w14:textId="77777777" w:rsidR="009570C6" w:rsidRPr="00AF3017" w:rsidRDefault="009570C6" w:rsidP="00D12D25">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FFFFFF" w:themeFill="background1"/>
            <w:vAlign w:val="center"/>
          </w:tcPr>
          <w:p w14:paraId="6D5E8A5E" w14:textId="7718D52F" w:rsidR="009570C6" w:rsidRPr="00AF3017" w:rsidRDefault="009570C6" w:rsidP="00D12D25">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5EEF2CBC" w14:textId="45D77E65" w:rsidR="009570C6" w:rsidRPr="00AF3017" w:rsidRDefault="009570C6" w:rsidP="00D12D25">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vAlign w:val="center"/>
          </w:tcPr>
          <w:p w14:paraId="18941A6A" w14:textId="3B730018" w:rsidR="009570C6" w:rsidRPr="00AF3017" w:rsidRDefault="009570C6" w:rsidP="00D12D25">
            <w:pPr>
              <w:spacing w:after="0" w:line="240" w:lineRule="auto"/>
              <w:jc w:val="center"/>
              <w:rPr>
                <w:rFonts w:ascii="Arial" w:eastAsia="Times New Roman" w:hAnsi="Arial" w:cs="Arial"/>
                <w:sz w:val="16"/>
                <w:szCs w:val="16"/>
              </w:rPr>
            </w:pPr>
          </w:p>
        </w:tc>
        <w:tc>
          <w:tcPr>
            <w:tcW w:w="4036" w:type="dxa"/>
            <w:tcBorders>
              <w:top w:val="nil"/>
              <w:left w:val="nil"/>
              <w:bottom w:val="single" w:sz="4" w:space="0" w:color="auto"/>
              <w:right w:val="double" w:sz="6" w:space="0" w:color="auto"/>
            </w:tcBorders>
            <w:shd w:val="clear" w:color="auto" w:fill="FFFFFF" w:themeFill="background1"/>
            <w:vAlign w:val="center"/>
          </w:tcPr>
          <w:p w14:paraId="04C6207D" w14:textId="6C7E1185" w:rsidR="009570C6" w:rsidRPr="00AF3017" w:rsidRDefault="009570C6" w:rsidP="00D12D25">
            <w:pPr>
              <w:spacing w:before="60" w:after="60" w:line="240" w:lineRule="auto"/>
              <w:rPr>
                <w:rFonts w:ascii="Arial" w:eastAsia="Times New Roman" w:hAnsi="Arial" w:cs="Arial"/>
                <w:sz w:val="16"/>
                <w:szCs w:val="16"/>
              </w:rPr>
            </w:pPr>
          </w:p>
        </w:tc>
        <w:tc>
          <w:tcPr>
            <w:tcW w:w="1350" w:type="dxa"/>
            <w:tcBorders>
              <w:top w:val="nil"/>
              <w:left w:val="nil"/>
              <w:bottom w:val="single" w:sz="4" w:space="0" w:color="auto"/>
              <w:right w:val="double" w:sz="6" w:space="0" w:color="auto"/>
            </w:tcBorders>
            <w:shd w:val="clear" w:color="auto" w:fill="FFFFFF" w:themeFill="background1"/>
          </w:tcPr>
          <w:p w14:paraId="3FD915EE" w14:textId="0F207D92" w:rsidR="009570C6" w:rsidRPr="00AF3017" w:rsidRDefault="009570C6" w:rsidP="00D12D25">
            <w:pPr>
              <w:spacing w:before="60" w:after="60" w:line="240" w:lineRule="auto"/>
              <w:jc w:val="center"/>
              <w:rPr>
                <w:rFonts w:ascii="Arial" w:eastAsia="Times New Roman" w:hAnsi="Arial" w:cs="Arial"/>
                <w:sz w:val="16"/>
                <w:szCs w:val="16"/>
              </w:rPr>
            </w:pPr>
          </w:p>
        </w:tc>
      </w:tr>
      <w:tr w:rsidR="009570C6" w:rsidRPr="001618D6" w14:paraId="16716D65" w14:textId="77777777" w:rsidTr="00D12D25">
        <w:trPr>
          <w:trHeight w:val="255"/>
        </w:trPr>
        <w:tc>
          <w:tcPr>
            <w:tcW w:w="1008" w:type="dxa"/>
            <w:tcBorders>
              <w:top w:val="nil"/>
              <w:left w:val="double" w:sz="6" w:space="0" w:color="auto"/>
              <w:bottom w:val="single" w:sz="4" w:space="0" w:color="auto"/>
              <w:right w:val="single" w:sz="4" w:space="0" w:color="auto"/>
            </w:tcBorders>
            <w:vAlign w:val="center"/>
          </w:tcPr>
          <w:p w14:paraId="3F76B5D4" w14:textId="77777777" w:rsidR="009570C6" w:rsidRPr="001618D6" w:rsidRDefault="009570C6" w:rsidP="00D12D25">
            <w:pPr>
              <w:spacing w:after="0" w:line="240" w:lineRule="auto"/>
              <w:jc w:val="center"/>
              <w:rPr>
                <w:rFonts w:ascii="Arial" w:eastAsia="Times New Roman" w:hAnsi="Arial" w:cs="Arial"/>
                <w:color w:val="000000"/>
                <w:sz w:val="16"/>
                <w:szCs w:val="16"/>
              </w:rPr>
            </w:pPr>
          </w:p>
        </w:tc>
        <w:tc>
          <w:tcPr>
            <w:tcW w:w="1958" w:type="dxa"/>
            <w:tcBorders>
              <w:top w:val="nil"/>
              <w:left w:val="nil"/>
              <w:bottom w:val="single" w:sz="4" w:space="0" w:color="auto"/>
              <w:right w:val="single" w:sz="4" w:space="0" w:color="auto"/>
            </w:tcBorders>
            <w:shd w:val="clear" w:color="auto" w:fill="auto"/>
            <w:vAlign w:val="center"/>
          </w:tcPr>
          <w:p w14:paraId="482A5118" w14:textId="77777777" w:rsidR="009570C6" w:rsidRPr="00972BD1" w:rsidRDefault="009570C6" w:rsidP="00D12D25">
            <w:pPr>
              <w:spacing w:after="0" w:line="240" w:lineRule="auto"/>
              <w:jc w:val="center"/>
              <w:rPr>
                <w:rFonts w:ascii="Arial" w:eastAsia="Times New Roman" w:hAnsi="Arial" w:cs="Arial"/>
                <w:sz w:val="16"/>
                <w:szCs w:val="16"/>
              </w:rPr>
            </w:pPr>
          </w:p>
        </w:tc>
        <w:tc>
          <w:tcPr>
            <w:tcW w:w="2250" w:type="dxa"/>
            <w:tcBorders>
              <w:top w:val="nil"/>
              <w:left w:val="nil"/>
              <w:bottom w:val="single" w:sz="4" w:space="0" w:color="auto"/>
              <w:right w:val="single" w:sz="4" w:space="0" w:color="auto"/>
            </w:tcBorders>
            <w:shd w:val="clear" w:color="auto" w:fill="auto"/>
            <w:vAlign w:val="center"/>
          </w:tcPr>
          <w:p w14:paraId="1A75DFB6" w14:textId="77777777" w:rsidR="009570C6" w:rsidRPr="00AF3017" w:rsidRDefault="009570C6" w:rsidP="00D12D25">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auto"/>
            <w:vAlign w:val="center"/>
          </w:tcPr>
          <w:p w14:paraId="3714025D" w14:textId="77777777" w:rsidR="009570C6" w:rsidRPr="00972BD1" w:rsidRDefault="009570C6" w:rsidP="00D12D25">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tcPr>
          <w:p w14:paraId="15AB7AEF" w14:textId="77777777" w:rsidR="009570C6" w:rsidRPr="00972BD1" w:rsidRDefault="009570C6" w:rsidP="00D12D25">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auto"/>
            <w:vAlign w:val="center"/>
          </w:tcPr>
          <w:p w14:paraId="6E97F1CC" w14:textId="77777777" w:rsidR="009570C6" w:rsidRPr="00AF3017" w:rsidRDefault="009570C6" w:rsidP="00D12D25">
            <w:pPr>
              <w:spacing w:after="0" w:line="240" w:lineRule="auto"/>
              <w:jc w:val="center"/>
              <w:rPr>
                <w:rFonts w:ascii="Arial" w:eastAsia="Times New Roman" w:hAnsi="Arial" w:cs="Arial"/>
                <w:sz w:val="16"/>
                <w:szCs w:val="16"/>
              </w:rPr>
            </w:pPr>
          </w:p>
        </w:tc>
        <w:tc>
          <w:tcPr>
            <w:tcW w:w="4036" w:type="dxa"/>
            <w:tcBorders>
              <w:top w:val="nil"/>
              <w:left w:val="nil"/>
              <w:bottom w:val="single" w:sz="4" w:space="0" w:color="auto"/>
              <w:right w:val="double" w:sz="6" w:space="0" w:color="auto"/>
            </w:tcBorders>
            <w:shd w:val="clear" w:color="auto" w:fill="auto"/>
            <w:vAlign w:val="center"/>
          </w:tcPr>
          <w:p w14:paraId="56240A2E" w14:textId="77777777" w:rsidR="009570C6" w:rsidRPr="00AF3017" w:rsidRDefault="009570C6" w:rsidP="00D12D25">
            <w:pPr>
              <w:spacing w:before="60" w:after="60" w:line="240" w:lineRule="auto"/>
              <w:rPr>
                <w:rFonts w:ascii="Arial" w:eastAsia="Times New Roman" w:hAnsi="Arial" w:cs="Arial"/>
                <w:sz w:val="16"/>
                <w:szCs w:val="16"/>
              </w:rPr>
            </w:pPr>
          </w:p>
        </w:tc>
        <w:tc>
          <w:tcPr>
            <w:tcW w:w="1350" w:type="dxa"/>
            <w:tcBorders>
              <w:top w:val="nil"/>
              <w:left w:val="nil"/>
              <w:bottom w:val="single" w:sz="4" w:space="0" w:color="auto"/>
              <w:right w:val="double" w:sz="6" w:space="0" w:color="auto"/>
            </w:tcBorders>
          </w:tcPr>
          <w:p w14:paraId="3FA77648" w14:textId="77777777" w:rsidR="009570C6" w:rsidRPr="00AF3017" w:rsidRDefault="009570C6" w:rsidP="00D12D25">
            <w:pPr>
              <w:spacing w:before="60" w:after="60" w:line="240" w:lineRule="auto"/>
              <w:jc w:val="center"/>
              <w:rPr>
                <w:rFonts w:ascii="Arial" w:eastAsia="Times New Roman" w:hAnsi="Arial" w:cs="Arial"/>
                <w:sz w:val="16"/>
                <w:szCs w:val="16"/>
              </w:rPr>
            </w:pPr>
          </w:p>
        </w:tc>
      </w:tr>
      <w:tr w:rsidR="009570C6" w:rsidRPr="001618D6" w14:paraId="5456BDC6" w14:textId="77777777" w:rsidTr="00D12D25">
        <w:trPr>
          <w:trHeight w:val="255"/>
        </w:trPr>
        <w:tc>
          <w:tcPr>
            <w:tcW w:w="1008" w:type="dxa"/>
            <w:tcBorders>
              <w:top w:val="nil"/>
              <w:left w:val="double" w:sz="6" w:space="0" w:color="auto"/>
              <w:bottom w:val="single" w:sz="4" w:space="0" w:color="auto"/>
              <w:right w:val="single" w:sz="4" w:space="0" w:color="auto"/>
            </w:tcBorders>
            <w:shd w:val="clear" w:color="auto" w:fill="FFFFFF" w:themeFill="background1"/>
            <w:vAlign w:val="center"/>
          </w:tcPr>
          <w:p w14:paraId="187E68E0" w14:textId="77777777" w:rsidR="009570C6" w:rsidRPr="001618D6" w:rsidRDefault="009570C6" w:rsidP="00D12D25">
            <w:pPr>
              <w:spacing w:after="0" w:line="240" w:lineRule="auto"/>
              <w:jc w:val="center"/>
              <w:rPr>
                <w:rFonts w:ascii="Arial" w:eastAsia="Times New Roman" w:hAnsi="Arial" w:cs="Arial"/>
                <w:color w:val="000000"/>
                <w:sz w:val="16"/>
                <w:szCs w:val="16"/>
              </w:rPr>
            </w:pPr>
          </w:p>
        </w:tc>
        <w:tc>
          <w:tcPr>
            <w:tcW w:w="1958" w:type="dxa"/>
            <w:tcBorders>
              <w:top w:val="nil"/>
              <w:left w:val="nil"/>
              <w:bottom w:val="single" w:sz="4" w:space="0" w:color="auto"/>
              <w:right w:val="single" w:sz="4" w:space="0" w:color="auto"/>
            </w:tcBorders>
            <w:shd w:val="clear" w:color="auto" w:fill="FFFFFF" w:themeFill="background1"/>
            <w:vAlign w:val="center"/>
          </w:tcPr>
          <w:p w14:paraId="448A2128" w14:textId="77777777" w:rsidR="009570C6" w:rsidRPr="001618D6" w:rsidRDefault="009570C6" w:rsidP="00D12D25">
            <w:pPr>
              <w:spacing w:after="0" w:line="240" w:lineRule="auto"/>
              <w:jc w:val="center"/>
              <w:rPr>
                <w:rFonts w:ascii="Arial" w:eastAsia="Times New Roman" w:hAnsi="Arial" w:cs="Arial"/>
                <w:color w:val="000000"/>
                <w:sz w:val="16"/>
                <w:szCs w:val="16"/>
              </w:rPr>
            </w:pPr>
          </w:p>
        </w:tc>
        <w:tc>
          <w:tcPr>
            <w:tcW w:w="2250" w:type="dxa"/>
            <w:tcBorders>
              <w:top w:val="nil"/>
              <w:left w:val="nil"/>
              <w:bottom w:val="single" w:sz="4" w:space="0" w:color="auto"/>
              <w:right w:val="single" w:sz="4" w:space="0" w:color="auto"/>
            </w:tcBorders>
            <w:shd w:val="clear" w:color="auto" w:fill="FFFFFF" w:themeFill="background1"/>
            <w:vAlign w:val="center"/>
          </w:tcPr>
          <w:p w14:paraId="0226D5D3" w14:textId="77777777" w:rsidR="009570C6" w:rsidRPr="001618D6" w:rsidRDefault="009570C6" w:rsidP="00D12D25">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FFFFFF" w:themeFill="background1"/>
            <w:vAlign w:val="center"/>
          </w:tcPr>
          <w:p w14:paraId="26E5AE69" w14:textId="77777777" w:rsidR="009570C6" w:rsidRPr="001618D6" w:rsidRDefault="009570C6" w:rsidP="00D12D25">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5460B2CF" w14:textId="77777777" w:rsidR="009570C6" w:rsidRPr="001618D6" w:rsidRDefault="009570C6" w:rsidP="00D12D25">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vAlign w:val="center"/>
          </w:tcPr>
          <w:p w14:paraId="1CB896AD" w14:textId="77777777" w:rsidR="009570C6" w:rsidRPr="00972BD1" w:rsidRDefault="009570C6" w:rsidP="00D12D25">
            <w:pPr>
              <w:spacing w:after="0" w:line="240" w:lineRule="auto"/>
              <w:jc w:val="center"/>
              <w:rPr>
                <w:rFonts w:ascii="Arial" w:eastAsia="Times New Roman" w:hAnsi="Arial" w:cs="Arial"/>
                <w:sz w:val="16"/>
                <w:szCs w:val="16"/>
              </w:rPr>
            </w:pPr>
          </w:p>
        </w:tc>
        <w:tc>
          <w:tcPr>
            <w:tcW w:w="4036" w:type="dxa"/>
            <w:tcBorders>
              <w:top w:val="nil"/>
              <w:left w:val="nil"/>
              <w:bottom w:val="single" w:sz="4" w:space="0" w:color="auto"/>
              <w:right w:val="double" w:sz="6" w:space="0" w:color="auto"/>
            </w:tcBorders>
            <w:shd w:val="clear" w:color="auto" w:fill="FFFFFF" w:themeFill="background1"/>
            <w:vAlign w:val="center"/>
          </w:tcPr>
          <w:p w14:paraId="70793EC4" w14:textId="77777777" w:rsidR="009570C6" w:rsidRPr="001618D6" w:rsidRDefault="009570C6" w:rsidP="00D12D25">
            <w:pPr>
              <w:spacing w:before="60" w:after="60" w:line="240" w:lineRule="auto"/>
              <w:rPr>
                <w:rFonts w:ascii="Arial" w:eastAsia="Times New Roman" w:hAnsi="Arial" w:cs="Arial"/>
                <w:sz w:val="16"/>
                <w:szCs w:val="16"/>
              </w:rPr>
            </w:pPr>
          </w:p>
        </w:tc>
        <w:tc>
          <w:tcPr>
            <w:tcW w:w="1350" w:type="dxa"/>
            <w:tcBorders>
              <w:top w:val="nil"/>
              <w:left w:val="nil"/>
              <w:bottom w:val="single" w:sz="4" w:space="0" w:color="auto"/>
              <w:right w:val="double" w:sz="6" w:space="0" w:color="auto"/>
            </w:tcBorders>
            <w:shd w:val="clear" w:color="auto" w:fill="FFFFFF" w:themeFill="background1"/>
          </w:tcPr>
          <w:p w14:paraId="7669CFD3" w14:textId="77777777" w:rsidR="009570C6" w:rsidRPr="001618D6" w:rsidRDefault="009570C6" w:rsidP="00D12D25">
            <w:pPr>
              <w:spacing w:before="60" w:after="60" w:line="240" w:lineRule="auto"/>
              <w:jc w:val="center"/>
              <w:rPr>
                <w:rFonts w:ascii="Arial" w:eastAsia="Times New Roman" w:hAnsi="Arial" w:cs="Arial"/>
                <w:sz w:val="16"/>
                <w:szCs w:val="16"/>
              </w:rPr>
            </w:pPr>
          </w:p>
        </w:tc>
      </w:tr>
      <w:tr w:rsidR="009570C6" w:rsidRPr="001618D6" w14:paraId="230B8AF2" w14:textId="77777777" w:rsidTr="00D12D25">
        <w:trPr>
          <w:trHeight w:val="255"/>
        </w:trPr>
        <w:tc>
          <w:tcPr>
            <w:tcW w:w="1008" w:type="dxa"/>
            <w:tcBorders>
              <w:top w:val="nil"/>
              <w:left w:val="double" w:sz="6" w:space="0" w:color="auto"/>
              <w:bottom w:val="single" w:sz="4" w:space="0" w:color="auto"/>
              <w:right w:val="single" w:sz="4" w:space="0" w:color="auto"/>
            </w:tcBorders>
            <w:shd w:val="clear" w:color="auto" w:fill="FFFFFF" w:themeFill="background1"/>
            <w:vAlign w:val="center"/>
          </w:tcPr>
          <w:p w14:paraId="1EBB32F8" w14:textId="77777777" w:rsidR="009570C6" w:rsidRPr="001618D6" w:rsidRDefault="009570C6" w:rsidP="00D12D25">
            <w:pPr>
              <w:spacing w:after="0" w:line="240" w:lineRule="auto"/>
              <w:jc w:val="center"/>
              <w:rPr>
                <w:rFonts w:ascii="Arial" w:eastAsia="Times New Roman" w:hAnsi="Arial" w:cs="Arial"/>
                <w:color w:val="000000"/>
                <w:sz w:val="16"/>
                <w:szCs w:val="16"/>
              </w:rPr>
            </w:pPr>
          </w:p>
        </w:tc>
        <w:tc>
          <w:tcPr>
            <w:tcW w:w="1958" w:type="dxa"/>
            <w:tcBorders>
              <w:top w:val="nil"/>
              <w:left w:val="nil"/>
              <w:bottom w:val="single" w:sz="4" w:space="0" w:color="auto"/>
              <w:right w:val="single" w:sz="4" w:space="0" w:color="auto"/>
            </w:tcBorders>
            <w:shd w:val="clear" w:color="auto" w:fill="FFFFFF" w:themeFill="background1"/>
            <w:vAlign w:val="center"/>
          </w:tcPr>
          <w:p w14:paraId="0E9F0600" w14:textId="77777777" w:rsidR="009570C6" w:rsidRPr="001618D6" w:rsidRDefault="009570C6" w:rsidP="00D12D25">
            <w:pPr>
              <w:spacing w:after="0" w:line="240" w:lineRule="auto"/>
              <w:jc w:val="center"/>
              <w:rPr>
                <w:rFonts w:ascii="Arial" w:eastAsia="Times New Roman" w:hAnsi="Arial" w:cs="Arial"/>
                <w:color w:val="000000"/>
                <w:sz w:val="16"/>
                <w:szCs w:val="16"/>
              </w:rPr>
            </w:pPr>
          </w:p>
        </w:tc>
        <w:tc>
          <w:tcPr>
            <w:tcW w:w="2250" w:type="dxa"/>
            <w:tcBorders>
              <w:top w:val="nil"/>
              <w:left w:val="nil"/>
              <w:bottom w:val="single" w:sz="4" w:space="0" w:color="auto"/>
              <w:right w:val="single" w:sz="4" w:space="0" w:color="auto"/>
            </w:tcBorders>
            <w:shd w:val="clear" w:color="auto" w:fill="FFFFFF" w:themeFill="background1"/>
            <w:vAlign w:val="center"/>
          </w:tcPr>
          <w:p w14:paraId="05B5E06E" w14:textId="77777777" w:rsidR="009570C6" w:rsidRPr="001618D6" w:rsidRDefault="009570C6" w:rsidP="00D12D25">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FFFFFF" w:themeFill="background1"/>
            <w:vAlign w:val="center"/>
          </w:tcPr>
          <w:p w14:paraId="2D6F98CE" w14:textId="77777777" w:rsidR="009570C6" w:rsidRPr="001618D6" w:rsidRDefault="009570C6" w:rsidP="00D12D25">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2D45DD32" w14:textId="77777777" w:rsidR="009570C6" w:rsidRPr="001618D6" w:rsidRDefault="009570C6" w:rsidP="00D12D25">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noWrap/>
            <w:vAlign w:val="center"/>
          </w:tcPr>
          <w:p w14:paraId="6C439024" w14:textId="77777777" w:rsidR="009570C6" w:rsidRPr="00975B4D" w:rsidRDefault="009570C6" w:rsidP="00D12D25">
            <w:pPr>
              <w:spacing w:after="0" w:line="240" w:lineRule="auto"/>
              <w:jc w:val="center"/>
              <w:rPr>
                <w:rFonts w:ascii="Arial" w:eastAsia="Times New Roman" w:hAnsi="Arial" w:cs="Arial"/>
                <w:b/>
                <w:bCs/>
                <w:sz w:val="20"/>
                <w:szCs w:val="20"/>
              </w:rPr>
            </w:pPr>
          </w:p>
        </w:tc>
        <w:tc>
          <w:tcPr>
            <w:tcW w:w="4036" w:type="dxa"/>
            <w:tcBorders>
              <w:top w:val="nil"/>
              <w:left w:val="nil"/>
              <w:bottom w:val="single" w:sz="4" w:space="0" w:color="auto"/>
              <w:right w:val="double" w:sz="6" w:space="0" w:color="auto"/>
            </w:tcBorders>
            <w:shd w:val="clear" w:color="auto" w:fill="FFFFFF" w:themeFill="background1"/>
            <w:vAlign w:val="center"/>
          </w:tcPr>
          <w:p w14:paraId="76FDB221" w14:textId="77777777" w:rsidR="009570C6" w:rsidRPr="001618D6" w:rsidRDefault="009570C6" w:rsidP="00D12D25">
            <w:pPr>
              <w:spacing w:before="60" w:after="60" w:line="240" w:lineRule="auto"/>
              <w:rPr>
                <w:rFonts w:ascii="Arial" w:eastAsia="Times New Roman" w:hAnsi="Arial" w:cs="Arial"/>
                <w:sz w:val="16"/>
                <w:szCs w:val="16"/>
              </w:rPr>
            </w:pPr>
          </w:p>
        </w:tc>
        <w:tc>
          <w:tcPr>
            <w:tcW w:w="1350" w:type="dxa"/>
            <w:tcBorders>
              <w:top w:val="nil"/>
              <w:left w:val="nil"/>
              <w:bottom w:val="single" w:sz="4" w:space="0" w:color="auto"/>
              <w:right w:val="double" w:sz="6" w:space="0" w:color="auto"/>
            </w:tcBorders>
            <w:shd w:val="clear" w:color="auto" w:fill="FFFFFF" w:themeFill="background1"/>
          </w:tcPr>
          <w:p w14:paraId="7DA7A255" w14:textId="77777777" w:rsidR="009570C6" w:rsidRPr="001618D6" w:rsidRDefault="009570C6" w:rsidP="00D12D25">
            <w:pPr>
              <w:spacing w:before="60" w:after="60" w:line="240" w:lineRule="auto"/>
              <w:jc w:val="center"/>
              <w:rPr>
                <w:rFonts w:ascii="Arial" w:eastAsia="Times New Roman" w:hAnsi="Arial" w:cs="Arial"/>
                <w:sz w:val="16"/>
                <w:szCs w:val="16"/>
              </w:rPr>
            </w:pPr>
          </w:p>
        </w:tc>
      </w:tr>
      <w:tr w:rsidR="009570C6" w:rsidRPr="001618D6" w14:paraId="1BA9C174" w14:textId="77777777" w:rsidTr="00D12D25">
        <w:trPr>
          <w:trHeight w:val="255"/>
        </w:trPr>
        <w:tc>
          <w:tcPr>
            <w:tcW w:w="1008" w:type="dxa"/>
            <w:tcBorders>
              <w:top w:val="nil"/>
              <w:left w:val="double" w:sz="6" w:space="0" w:color="auto"/>
              <w:bottom w:val="single" w:sz="4" w:space="0" w:color="auto"/>
              <w:right w:val="single" w:sz="4" w:space="0" w:color="auto"/>
            </w:tcBorders>
            <w:vAlign w:val="center"/>
          </w:tcPr>
          <w:p w14:paraId="0CDE2754" w14:textId="77777777" w:rsidR="009570C6" w:rsidRPr="001618D6" w:rsidRDefault="009570C6" w:rsidP="00D12D25">
            <w:pPr>
              <w:spacing w:after="0" w:line="240" w:lineRule="auto"/>
              <w:jc w:val="center"/>
              <w:rPr>
                <w:rFonts w:ascii="Arial" w:eastAsia="Times New Roman" w:hAnsi="Arial" w:cs="Arial"/>
                <w:color w:val="000000"/>
                <w:sz w:val="16"/>
                <w:szCs w:val="16"/>
              </w:rPr>
            </w:pPr>
          </w:p>
        </w:tc>
        <w:tc>
          <w:tcPr>
            <w:tcW w:w="1958" w:type="dxa"/>
            <w:tcBorders>
              <w:top w:val="nil"/>
              <w:left w:val="nil"/>
              <w:bottom w:val="single" w:sz="4" w:space="0" w:color="auto"/>
              <w:right w:val="single" w:sz="4" w:space="0" w:color="auto"/>
            </w:tcBorders>
            <w:shd w:val="clear" w:color="auto" w:fill="auto"/>
            <w:vAlign w:val="center"/>
          </w:tcPr>
          <w:p w14:paraId="41978AF2" w14:textId="77777777" w:rsidR="009570C6" w:rsidRPr="001618D6" w:rsidRDefault="009570C6" w:rsidP="00D12D25">
            <w:pPr>
              <w:spacing w:after="0" w:line="240" w:lineRule="auto"/>
              <w:jc w:val="center"/>
              <w:rPr>
                <w:rFonts w:ascii="Arial" w:eastAsia="Times New Roman" w:hAnsi="Arial" w:cs="Arial"/>
                <w:color w:val="000000"/>
                <w:sz w:val="16"/>
                <w:szCs w:val="16"/>
              </w:rPr>
            </w:pPr>
          </w:p>
        </w:tc>
        <w:tc>
          <w:tcPr>
            <w:tcW w:w="2250" w:type="dxa"/>
            <w:tcBorders>
              <w:top w:val="nil"/>
              <w:left w:val="nil"/>
              <w:bottom w:val="nil"/>
              <w:right w:val="nil"/>
            </w:tcBorders>
            <w:shd w:val="clear" w:color="auto" w:fill="auto"/>
            <w:noWrap/>
            <w:vAlign w:val="center"/>
          </w:tcPr>
          <w:p w14:paraId="6DBA400D" w14:textId="77777777" w:rsidR="009570C6" w:rsidRPr="001618D6" w:rsidRDefault="009570C6" w:rsidP="00D12D25">
            <w:pPr>
              <w:spacing w:after="0" w:line="240" w:lineRule="auto"/>
              <w:jc w:val="center"/>
              <w:rPr>
                <w:rFonts w:ascii="Arial" w:eastAsia="Times New Roman" w:hAnsi="Arial" w:cs="Arial"/>
                <w:sz w:val="20"/>
                <w:szCs w:val="20"/>
              </w:rPr>
            </w:pPr>
          </w:p>
        </w:tc>
        <w:tc>
          <w:tcPr>
            <w:tcW w:w="630" w:type="dxa"/>
            <w:tcBorders>
              <w:top w:val="nil"/>
              <w:left w:val="single" w:sz="4" w:space="0" w:color="auto"/>
              <w:bottom w:val="single" w:sz="4" w:space="0" w:color="auto"/>
              <w:right w:val="single" w:sz="4" w:space="0" w:color="auto"/>
            </w:tcBorders>
            <w:shd w:val="clear" w:color="auto" w:fill="auto"/>
            <w:vAlign w:val="center"/>
          </w:tcPr>
          <w:p w14:paraId="1D382045" w14:textId="77777777" w:rsidR="009570C6" w:rsidRPr="001618D6" w:rsidRDefault="009570C6" w:rsidP="00D12D25">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tcPr>
          <w:p w14:paraId="0D3AC020" w14:textId="77777777" w:rsidR="009570C6" w:rsidRPr="001618D6" w:rsidRDefault="009570C6" w:rsidP="00D12D25">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auto"/>
            <w:vAlign w:val="center"/>
          </w:tcPr>
          <w:p w14:paraId="21E942ED" w14:textId="77777777" w:rsidR="009570C6" w:rsidRPr="001618D6" w:rsidRDefault="009570C6" w:rsidP="00D12D25">
            <w:pPr>
              <w:spacing w:after="0" w:line="240" w:lineRule="auto"/>
              <w:jc w:val="center"/>
              <w:rPr>
                <w:rFonts w:ascii="Arial" w:eastAsia="Times New Roman" w:hAnsi="Arial" w:cs="Arial"/>
                <w:sz w:val="16"/>
                <w:szCs w:val="16"/>
              </w:rPr>
            </w:pPr>
          </w:p>
        </w:tc>
        <w:tc>
          <w:tcPr>
            <w:tcW w:w="4036" w:type="dxa"/>
            <w:tcBorders>
              <w:top w:val="nil"/>
              <w:left w:val="nil"/>
              <w:bottom w:val="single" w:sz="4" w:space="0" w:color="auto"/>
              <w:right w:val="double" w:sz="6" w:space="0" w:color="auto"/>
            </w:tcBorders>
            <w:shd w:val="clear" w:color="auto" w:fill="auto"/>
            <w:vAlign w:val="center"/>
          </w:tcPr>
          <w:p w14:paraId="0CB93386" w14:textId="77777777" w:rsidR="009570C6" w:rsidRPr="001618D6" w:rsidRDefault="009570C6" w:rsidP="00D12D25">
            <w:pPr>
              <w:spacing w:before="60" w:after="60" w:line="240" w:lineRule="auto"/>
              <w:rPr>
                <w:rFonts w:ascii="Arial" w:eastAsia="Times New Roman" w:hAnsi="Arial" w:cs="Arial"/>
                <w:sz w:val="16"/>
                <w:szCs w:val="16"/>
              </w:rPr>
            </w:pPr>
          </w:p>
        </w:tc>
        <w:tc>
          <w:tcPr>
            <w:tcW w:w="1350" w:type="dxa"/>
            <w:tcBorders>
              <w:top w:val="nil"/>
              <w:left w:val="nil"/>
              <w:bottom w:val="single" w:sz="4" w:space="0" w:color="auto"/>
              <w:right w:val="double" w:sz="6" w:space="0" w:color="auto"/>
            </w:tcBorders>
          </w:tcPr>
          <w:p w14:paraId="37FA62B6" w14:textId="77777777" w:rsidR="009570C6" w:rsidRPr="001618D6" w:rsidRDefault="009570C6" w:rsidP="00D12D25">
            <w:pPr>
              <w:spacing w:before="60" w:after="60" w:line="240" w:lineRule="auto"/>
              <w:jc w:val="center"/>
              <w:rPr>
                <w:rFonts w:ascii="Arial" w:eastAsia="Times New Roman" w:hAnsi="Arial" w:cs="Arial"/>
                <w:sz w:val="16"/>
                <w:szCs w:val="16"/>
              </w:rPr>
            </w:pPr>
          </w:p>
        </w:tc>
      </w:tr>
      <w:tr w:rsidR="009570C6" w:rsidRPr="001618D6" w14:paraId="68D0E2BC" w14:textId="77777777" w:rsidTr="00D12D25">
        <w:trPr>
          <w:trHeight w:val="255"/>
        </w:trPr>
        <w:tc>
          <w:tcPr>
            <w:tcW w:w="1008" w:type="dxa"/>
            <w:tcBorders>
              <w:top w:val="nil"/>
              <w:left w:val="double" w:sz="6" w:space="0" w:color="auto"/>
              <w:bottom w:val="single" w:sz="4" w:space="0" w:color="auto"/>
              <w:right w:val="single" w:sz="4" w:space="0" w:color="auto"/>
            </w:tcBorders>
            <w:shd w:val="clear" w:color="auto" w:fill="FFFFFF" w:themeFill="background1"/>
            <w:vAlign w:val="center"/>
          </w:tcPr>
          <w:p w14:paraId="5A6F30BE" w14:textId="77777777" w:rsidR="009570C6" w:rsidRPr="001618D6" w:rsidRDefault="009570C6" w:rsidP="00D12D25">
            <w:pPr>
              <w:spacing w:after="0" w:line="240" w:lineRule="auto"/>
              <w:jc w:val="center"/>
              <w:rPr>
                <w:rFonts w:ascii="Arial" w:eastAsia="Times New Roman" w:hAnsi="Arial" w:cs="Arial"/>
                <w:color w:val="000000"/>
                <w:sz w:val="16"/>
                <w:szCs w:val="16"/>
              </w:rPr>
            </w:pPr>
          </w:p>
        </w:tc>
        <w:tc>
          <w:tcPr>
            <w:tcW w:w="1958" w:type="dxa"/>
            <w:tcBorders>
              <w:top w:val="nil"/>
              <w:left w:val="nil"/>
              <w:bottom w:val="single" w:sz="4" w:space="0" w:color="auto"/>
              <w:right w:val="single" w:sz="4" w:space="0" w:color="auto"/>
            </w:tcBorders>
            <w:shd w:val="clear" w:color="auto" w:fill="FFFFFF" w:themeFill="background1"/>
            <w:vAlign w:val="center"/>
          </w:tcPr>
          <w:p w14:paraId="76ADCC4D" w14:textId="77777777" w:rsidR="009570C6" w:rsidRPr="001618D6" w:rsidRDefault="009570C6" w:rsidP="00D12D25">
            <w:pPr>
              <w:spacing w:after="0" w:line="240" w:lineRule="auto"/>
              <w:jc w:val="center"/>
              <w:rPr>
                <w:rFonts w:ascii="Arial" w:eastAsia="Times New Roman" w:hAnsi="Arial" w:cs="Arial"/>
                <w:color w:val="000000"/>
                <w:sz w:val="16"/>
                <w:szCs w:val="16"/>
              </w:rPr>
            </w:pPr>
          </w:p>
        </w:tc>
        <w:tc>
          <w:tcPr>
            <w:tcW w:w="2250" w:type="dxa"/>
            <w:tcBorders>
              <w:top w:val="single" w:sz="4" w:space="0" w:color="auto"/>
              <w:left w:val="nil"/>
              <w:bottom w:val="single" w:sz="4" w:space="0" w:color="auto"/>
              <w:right w:val="single" w:sz="4" w:space="0" w:color="auto"/>
            </w:tcBorders>
            <w:shd w:val="clear" w:color="auto" w:fill="FFFFFF" w:themeFill="background1"/>
            <w:vAlign w:val="center"/>
          </w:tcPr>
          <w:p w14:paraId="048399AA" w14:textId="77777777" w:rsidR="009570C6" w:rsidRPr="001618D6" w:rsidRDefault="009570C6" w:rsidP="00D12D25">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FFFFFF" w:themeFill="background1"/>
            <w:vAlign w:val="center"/>
          </w:tcPr>
          <w:p w14:paraId="47AAD39E" w14:textId="77777777" w:rsidR="009570C6" w:rsidRPr="001618D6" w:rsidRDefault="009570C6" w:rsidP="00D12D25">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7F852B76" w14:textId="77777777" w:rsidR="009570C6" w:rsidRPr="001618D6" w:rsidRDefault="009570C6" w:rsidP="00D12D25">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nil"/>
            </w:tcBorders>
            <w:shd w:val="clear" w:color="auto" w:fill="FFFFFF" w:themeFill="background1"/>
            <w:vAlign w:val="center"/>
          </w:tcPr>
          <w:p w14:paraId="32E1509E" w14:textId="77777777" w:rsidR="009570C6" w:rsidRPr="001618D6" w:rsidRDefault="009570C6" w:rsidP="00D12D25">
            <w:pPr>
              <w:spacing w:after="0" w:line="240" w:lineRule="auto"/>
              <w:jc w:val="center"/>
              <w:rPr>
                <w:rFonts w:ascii="Arial" w:eastAsia="Times New Roman" w:hAnsi="Arial" w:cs="Arial"/>
                <w:sz w:val="16"/>
                <w:szCs w:val="16"/>
              </w:rPr>
            </w:pPr>
          </w:p>
        </w:tc>
        <w:tc>
          <w:tcPr>
            <w:tcW w:w="4036" w:type="dxa"/>
            <w:tcBorders>
              <w:top w:val="nil"/>
              <w:left w:val="single" w:sz="4" w:space="0" w:color="auto"/>
              <w:bottom w:val="single" w:sz="4" w:space="0" w:color="auto"/>
              <w:right w:val="double" w:sz="6" w:space="0" w:color="auto"/>
            </w:tcBorders>
            <w:shd w:val="clear" w:color="auto" w:fill="FFFFFF" w:themeFill="background1"/>
            <w:vAlign w:val="center"/>
          </w:tcPr>
          <w:p w14:paraId="08DE95E4" w14:textId="77777777" w:rsidR="009570C6" w:rsidRPr="001618D6" w:rsidRDefault="009570C6" w:rsidP="00D12D25">
            <w:pPr>
              <w:spacing w:before="60" w:after="60" w:line="240" w:lineRule="auto"/>
              <w:rPr>
                <w:rFonts w:ascii="Arial" w:eastAsia="Times New Roman" w:hAnsi="Arial" w:cs="Arial"/>
                <w:sz w:val="16"/>
                <w:szCs w:val="16"/>
              </w:rPr>
            </w:pPr>
          </w:p>
        </w:tc>
        <w:tc>
          <w:tcPr>
            <w:tcW w:w="1350" w:type="dxa"/>
            <w:tcBorders>
              <w:top w:val="nil"/>
              <w:left w:val="single" w:sz="4" w:space="0" w:color="auto"/>
              <w:bottom w:val="single" w:sz="4" w:space="0" w:color="auto"/>
              <w:right w:val="double" w:sz="6" w:space="0" w:color="auto"/>
            </w:tcBorders>
            <w:shd w:val="clear" w:color="auto" w:fill="FFFFFF" w:themeFill="background1"/>
          </w:tcPr>
          <w:p w14:paraId="5E291329" w14:textId="77777777" w:rsidR="009570C6" w:rsidRPr="001618D6" w:rsidRDefault="009570C6" w:rsidP="00D12D25">
            <w:pPr>
              <w:spacing w:before="60" w:after="60" w:line="240" w:lineRule="auto"/>
              <w:jc w:val="center"/>
              <w:rPr>
                <w:rFonts w:ascii="Arial" w:eastAsia="Times New Roman" w:hAnsi="Arial" w:cs="Arial"/>
                <w:sz w:val="16"/>
                <w:szCs w:val="16"/>
              </w:rPr>
            </w:pPr>
          </w:p>
        </w:tc>
      </w:tr>
    </w:tbl>
    <w:p w14:paraId="544F744B" w14:textId="77777777" w:rsidR="009570C6" w:rsidRDefault="009570C6">
      <w:pPr>
        <w:rPr>
          <w:rFonts w:asciiTheme="majorHAnsi" w:eastAsiaTheme="majorEastAsia" w:hAnsiTheme="majorHAnsi" w:cstheme="majorBidi"/>
          <w:color w:val="228DD8" w:themeColor="accent1" w:themeShade="BF"/>
          <w:sz w:val="32"/>
          <w:szCs w:val="32"/>
        </w:rPr>
      </w:pPr>
      <w:r>
        <w:br w:type="page"/>
      </w:r>
    </w:p>
    <w:p w14:paraId="51C3828F" w14:textId="5BA4975B" w:rsidR="005E7342" w:rsidRDefault="005E7342" w:rsidP="005E7342">
      <w:pPr>
        <w:pStyle w:val="Heading1"/>
      </w:pPr>
      <w:bookmarkStart w:id="246" w:name="_Toc20760710"/>
      <w:r>
        <w:lastRenderedPageBreak/>
        <w:t>Messaging Specification</w:t>
      </w:r>
      <w:bookmarkEnd w:id="231"/>
      <w:bookmarkEnd w:id="246"/>
      <w:r>
        <w:t xml:space="preserve"> </w:t>
      </w:r>
    </w:p>
    <w:p w14:paraId="547484A2" w14:textId="77777777" w:rsidR="005E7342" w:rsidRPr="00040837" w:rsidRDefault="005E7342" w:rsidP="005E7342">
      <w:pPr>
        <w:rPr>
          <w:sz w:val="16"/>
        </w:rPr>
      </w:pPr>
    </w:p>
    <w:p w14:paraId="15112F25" w14:textId="77777777" w:rsidR="005E7342" w:rsidRPr="00E90E9A" w:rsidRDefault="005E7342" w:rsidP="005E7342">
      <w:pPr>
        <w:pStyle w:val="Heading2"/>
      </w:pPr>
      <w:bookmarkStart w:id="247" w:name="_Toc532379645"/>
      <w:bookmarkStart w:id="248" w:name="_Toc20760711"/>
      <w:r>
        <w:t xml:space="preserve">Supported </w:t>
      </w:r>
      <w:r w:rsidRPr="00E90E9A">
        <w:t>Trigger Events</w:t>
      </w:r>
      <w:bookmarkEnd w:id="232"/>
      <w:bookmarkEnd w:id="247"/>
      <w:bookmarkEnd w:id="248"/>
    </w:p>
    <w:p w14:paraId="4F4A4E52" w14:textId="4F14E79D" w:rsidR="005E7342" w:rsidRDefault="005E7342" w:rsidP="005E7342">
      <w:pPr>
        <w:pStyle w:val="Body"/>
        <w:ind w:left="630"/>
        <w:rPr>
          <w:rFonts w:ascii="Arial" w:hAnsi="Arial" w:cs="Arial"/>
          <w:w w:val="100"/>
          <w:sz w:val="20"/>
          <w:szCs w:val="20"/>
        </w:rPr>
      </w:pPr>
      <w:r w:rsidRPr="00FB4149">
        <w:rPr>
          <w:rFonts w:ascii="Arial" w:hAnsi="Arial" w:cs="Arial"/>
          <w:w w:val="100"/>
          <w:sz w:val="20"/>
          <w:szCs w:val="20"/>
        </w:rPr>
        <w:t xml:space="preserve">This section describes </w:t>
      </w:r>
      <w:r>
        <w:rPr>
          <w:rFonts w:ascii="Arial" w:hAnsi="Arial" w:cs="Arial"/>
          <w:w w:val="100"/>
          <w:sz w:val="20"/>
          <w:szCs w:val="20"/>
        </w:rPr>
        <w:t>the</w:t>
      </w:r>
      <w:r w:rsidRPr="00FB4149">
        <w:rPr>
          <w:rFonts w:ascii="Arial" w:hAnsi="Arial" w:cs="Arial"/>
          <w:w w:val="100"/>
          <w:sz w:val="20"/>
          <w:szCs w:val="20"/>
        </w:rPr>
        <w:t xml:space="preserve"> </w:t>
      </w:r>
      <w:r>
        <w:rPr>
          <w:rFonts w:ascii="Arial" w:hAnsi="Arial" w:cs="Arial"/>
          <w:w w:val="100"/>
          <w:sz w:val="20"/>
          <w:szCs w:val="20"/>
        </w:rPr>
        <w:t xml:space="preserve">supported </w:t>
      </w:r>
      <w:r w:rsidRPr="00FB4149">
        <w:rPr>
          <w:rFonts w:ascii="Arial" w:hAnsi="Arial" w:cs="Arial"/>
          <w:w w:val="100"/>
          <w:sz w:val="20"/>
          <w:szCs w:val="20"/>
        </w:rPr>
        <w:t xml:space="preserve">trigger events </w:t>
      </w:r>
      <w:r>
        <w:rPr>
          <w:rFonts w:ascii="Arial" w:hAnsi="Arial" w:cs="Arial"/>
          <w:w w:val="100"/>
          <w:sz w:val="20"/>
          <w:szCs w:val="20"/>
        </w:rPr>
        <w:t xml:space="preserve">that result in the generation and transmission of HL7 messages through the interface. The trigger events are generated by user workflow in the </w:t>
      </w:r>
      <w:r w:rsidR="009F740C">
        <w:rPr>
          <w:rFonts w:ascii="Arial" w:hAnsi="Arial" w:cs="Arial"/>
          <w:w w:val="100"/>
          <w:sz w:val="20"/>
          <w:szCs w:val="20"/>
        </w:rPr>
        <w:t>WellSky</w:t>
      </w:r>
      <w:r>
        <w:rPr>
          <w:rFonts w:ascii="Arial" w:hAnsi="Arial" w:cs="Arial"/>
          <w:w w:val="100"/>
          <w:sz w:val="20"/>
          <w:szCs w:val="20"/>
        </w:rPr>
        <w:t xml:space="preserve"> Home Health and Hospice applications.</w:t>
      </w:r>
    </w:p>
    <w:p w14:paraId="70AB7C3F" w14:textId="77777777" w:rsidR="005E7342" w:rsidRPr="00E90E9A" w:rsidRDefault="005E7342" w:rsidP="005E7342">
      <w:pPr>
        <w:pStyle w:val="Body"/>
        <w:rPr>
          <w:rFonts w:ascii="Arial" w:hAnsi="Arial" w:cs="Arial"/>
          <w:w w:val="100"/>
          <w:sz w:val="20"/>
          <w:szCs w:val="20"/>
        </w:rPr>
      </w:pPr>
    </w:p>
    <w:tbl>
      <w:tblPr>
        <w:tblW w:w="14202" w:type="dxa"/>
        <w:tblInd w:w="85"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ook w:val="04A0" w:firstRow="1" w:lastRow="0" w:firstColumn="1" w:lastColumn="0" w:noHBand="0" w:noVBand="1"/>
      </w:tblPr>
      <w:tblGrid>
        <w:gridCol w:w="2412"/>
        <w:gridCol w:w="1695"/>
        <w:gridCol w:w="1395"/>
        <w:gridCol w:w="1710"/>
        <w:gridCol w:w="1530"/>
        <w:gridCol w:w="5460"/>
      </w:tblGrid>
      <w:tr w:rsidR="005E7342" w14:paraId="6C0E5F36" w14:textId="77777777" w:rsidTr="00910EC1">
        <w:trPr>
          <w:trHeight w:val="648"/>
        </w:trPr>
        <w:tc>
          <w:tcPr>
            <w:tcW w:w="2412" w:type="dxa"/>
            <w:shd w:val="clear" w:color="auto" w:fill="B4DDFF" w:themeFill="accent6" w:themeFillTint="33"/>
            <w:noWrap/>
            <w:vAlign w:val="center"/>
            <w:hideMark/>
          </w:tcPr>
          <w:p w14:paraId="7DCA82A1" w14:textId="77777777" w:rsidR="005E7342" w:rsidRPr="009A69AD" w:rsidRDefault="005E7342" w:rsidP="00910EC1">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 xml:space="preserve">Trigger </w:t>
            </w:r>
            <w:r w:rsidRPr="009A69AD">
              <w:rPr>
                <w:rFonts w:ascii="Arial" w:eastAsia="Times New Roman" w:hAnsi="Arial" w:cs="Arial"/>
                <w:b/>
                <w:bCs/>
                <w:sz w:val="20"/>
                <w:szCs w:val="20"/>
              </w:rPr>
              <w:t>Event</w:t>
            </w:r>
          </w:p>
        </w:tc>
        <w:tc>
          <w:tcPr>
            <w:tcW w:w="1695" w:type="dxa"/>
            <w:shd w:val="clear" w:color="auto" w:fill="B4DDFF" w:themeFill="accent6" w:themeFillTint="33"/>
            <w:vAlign w:val="center"/>
          </w:tcPr>
          <w:p w14:paraId="5D026388" w14:textId="77777777" w:rsidR="005E7342" w:rsidRDefault="005E7342" w:rsidP="00910EC1">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HL7</w:t>
            </w:r>
          </w:p>
          <w:p w14:paraId="3FB13ACA" w14:textId="77777777" w:rsidR="005E7342" w:rsidRPr="009A69AD" w:rsidRDefault="005E7342" w:rsidP="00910EC1">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Message Type</w:t>
            </w:r>
          </w:p>
        </w:tc>
        <w:tc>
          <w:tcPr>
            <w:tcW w:w="1395" w:type="dxa"/>
            <w:shd w:val="clear" w:color="auto" w:fill="B4DDFF" w:themeFill="accent6" w:themeFillTint="33"/>
            <w:noWrap/>
            <w:vAlign w:val="center"/>
            <w:hideMark/>
          </w:tcPr>
          <w:p w14:paraId="0D291DD2" w14:textId="77777777" w:rsidR="005E7342" w:rsidRDefault="005E7342" w:rsidP="00910EC1">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HL7</w:t>
            </w:r>
          </w:p>
          <w:p w14:paraId="7D69AADF" w14:textId="77777777" w:rsidR="005E7342" w:rsidRPr="009A69AD" w:rsidRDefault="005E7342" w:rsidP="00910EC1">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Event Type</w:t>
            </w:r>
          </w:p>
        </w:tc>
        <w:tc>
          <w:tcPr>
            <w:tcW w:w="1710" w:type="dxa"/>
            <w:shd w:val="clear" w:color="auto" w:fill="B4DDFF" w:themeFill="accent6" w:themeFillTint="33"/>
            <w:vAlign w:val="center"/>
          </w:tcPr>
          <w:p w14:paraId="59CD25F2" w14:textId="77777777" w:rsidR="005E7342" w:rsidRDefault="005E7342" w:rsidP="00910EC1">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 xml:space="preserve">HL7 ACK </w:t>
            </w:r>
            <w:r>
              <w:rPr>
                <w:rFonts w:ascii="Arial" w:eastAsia="Times New Roman" w:hAnsi="Arial" w:cs="Arial"/>
                <w:b/>
                <w:bCs/>
                <w:sz w:val="20"/>
                <w:szCs w:val="20"/>
              </w:rPr>
              <w:br/>
              <w:t>Message Type</w:t>
            </w:r>
          </w:p>
        </w:tc>
        <w:tc>
          <w:tcPr>
            <w:tcW w:w="1530" w:type="dxa"/>
            <w:shd w:val="clear" w:color="auto" w:fill="B4DDFF" w:themeFill="accent6" w:themeFillTint="33"/>
            <w:vAlign w:val="center"/>
          </w:tcPr>
          <w:p w14:paraId="2E359559" w14:textId="77777777" w:rsidR="005E7342" w:rsidRDefault="005E7342" w:rsidP="00910EC1">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HL7 ACK</w:t>
            </w:r>
          </w:p>
          <w:p w14:paraId="58AF4867" w14:textId="77777777" w:rsidR="005E7342" w:rsidRDefault="005E7342" w:rsidP="00910EC1">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Event Type</w:t>
            </w:r>
          </w:p>
        </w:tc>
        <w:tc>
          <w:tcPr>
            <w:tcW w:w="5460" w:type="dxa"/>
            <w:shd w:val="clear" w:color="auto" w:fill="B4DDFF" w:themeFill="accent6" w:themeFillTint="33"/>
            <w:vAlign w:val="center"/>
          </w:tcPr>
          <w:p w14:paraId="577985C9" w14:textId="77777777" w:rsidR="005E7342" w:rsidRDefault="005E7342" w:rsidP="00910EC1">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Comments</w:t>
            </w:r>
          </w:p>
        </w:tc>
      </w:tr>
      <w:tr w:rsidR="005E7342" w14:paraId="2C5A0F60" w14:textId="77777777" w:rsidTr="00910EC1">
        <w:trPr>
          <w:trHeight w:val="278"/>
        </w:trPr>
        <w:tc>
          <w:tcPr>
            <w:tcW w:w="2412" w:type="dxa"/>
            <w:shd w:val="clear" w:color="auto" w:fill="auto"/>
            <w:noWrap/>
            <w:vAlign w:val="center"/>
            <w:hideMark/>
          </w:tcPr>
          <w:p w14:paraId="7E6789BB" w14:textId="77777777" w:rsidR="005E7342" w:rsidRPr="009A69AD" w:rsidRDefault="005E7342" w:rsidP="00910EC1">
            <w:pPr>
              <w:spacing w:after="0" w:line="240" w:lineRule="auto"/>
              <w:rPr>
                <w:rFonts w:ascii="Arial" w:eastAsia="Times New Roman" w:hAnsi="Arial" w:cs="Arial"/>
                <w:sz w:val="20"/>
                <w:szCs w:val="20"/>
              </w:rPr>
            </w:pPr>
            <w:r w:rsidRPr="00C271E9">
              <w:rPr>
                <w:rFonts w:ascii="Arial" w:eastAsia="Times New Roman" w:hAnsi="Arial" w:cs="Arial"/>
                <w:sz w:val="20"/>
                <w:szCs w:val="20"/>
              </w:rPr>
              <w:t>Admit/visit notification</w:t>
            </w:r>
          </w:p>
        </w:tc>
        <w:tc>
          <w:tcPr>
            <w:tcW w:w="1695" w:type="dxa"/>
            <w:vAlign w:val="center"/>
          </w:tcPr>
          <w:p w14:paraId="651BD985"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ADT</w:t>
            </w:r>
          </w:p>
        </w:tc>
        <w:tc>
          <w:tcPr>
            <w:tcW w:w="1395" w:type="dxa"/>
            <w:shd w:val="clear" w:color="auto" w:fill="auto"/>
            <w:noWrap/>
            <w:vAlign w:val="center"/>
            <w:hideMark/>
          </w:tcPr>
          <w:p w14:paraId="7874B6A1" w14:textId="77777777" w:rsidR="005E7342" w:rsidRPr="009A69AD"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A01</w:t>
            </w:r>
          </w:p>
        </w:tc>
        <w:tc>
          <w:tcPr>
            <w:tcW w:w="1710" w:type="dxa"/>
            <w:vAlign w:val="center"/>
          </w:tcPr>
          <w:p w14:paraId="308F2D3C"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ACK</w:t>
            </w:r>
          </w:p>
        </w:tc>
        <w:tc>
          <w:tcPr>
            <w:tcW w:w="1530" w:type="dxa"/>
            <w:vAlign w:val="center"/>
          </w:tcPr>
          <w:p w14:paraId="7FC71C40"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A01</w:t>
            </w:r>
          </w:p>
        </w:tc>
        <w:tc>
          <w:tcPr>
            <w:tcW w:w="5460" w:type="dxa"/>
            <w:vAlign w:val="center"/>
          </w:tcPr>
          <w:p w14:paraId="1493D211" w14:textId="77777777" w:rsidR="005E7342" w:rsidRDefault="005E7342" w:rsidP="00910EC1">
            <w:pPr>
              <w:autoSpaceDE w:val="0"/>
              <w:autoSpaceDN w:val="0"/>
              <w:adjustRightInd w:val="0"/>
              <w:spacing w:after="0" w:line="240" w:lineRule="auto"/>
              <w:rPr>
                <w:rFonts w:ascii="Arial" w:eastAsia="Times New Roman" w:hAnsi="Arial" w:cs="Arial"/>
                <w:bCs/>
                <w:sz w:val="16"/>
                <w:szCs w:val="16"/>
              </w:rPr>
            </w:pPr>
            <w:r w:rsidRPr="002321A0">
              <w:rPr>
                <w:rFonts w:ascii="Arial" w:eastAsia="Times New Roman" w:hAnsi="Arial" w:cs="Arial"/>
                <w:bCs/>
                <w:sz w:val="16"/>
                <w:szCs w:val="16"/>
              </w:rPr>
              <w:t>An A01 event is sent as a result of a patient undergoing the admission process which signals the beginning of a patient’s stay in a healthcare facility.</w:t>
            </w:r>
          </w:p>
          <w:p w14:paraId="05EE91BF" w14:textId="77777777" w:rsidR="005E7342" w:rsidRPr="002321A0" w:rsidRDefault="005E7342" w:rsidP="00910EC1">
            <w:pPr>
              <w:autoSpaceDE w:val="0"/>
              <w:autoSpaceDN w:val="0"/>
              <w:adjustRightInd w:val="0"/>
              <w:spacing w:after="0" w:line="240" w:lineRule="auto"/>
              <w:rPr>
                <w:rFonts w:ascii="Arial" w:eastAsia="Times New Roman" w:hAnsi="Arial" w:cs="Arial"/>
                <w:bCs/>
                <w:sz w:val="16"/>
                <w:szCs w:val="16"/>
              </w:rPr>
            </w:pPr>
          </w:p>
        </w:tc>
      </w:tr>
      <w:tr w:rsidR="005E7342" w14:paraId="36671E23" w14:textId="77777777" w:rsidTr="00910EC1">
        <w:trPr>
          <w:trHeight w:val="278"/>
        </w:trPr>
        <w:tc>
          <w:tcPr>
            <w:tcW w:w="2412" w:type="dxa"/>
            <w:shd w:val="clear" w:color="auto" w:fill="auto"/>
            <w:noWrap/>
            <w:vAlign w:val="center"/>
            <w:hideMark/>
          </w:tcPr>
          <w:p w14:paraId="160C9830" w14:textId="77777777" w:rsidR="005E7342" w:rsidRPr="009A69AD" w:rsidRDefault="005E7342" w:rsidP="00910EC1">
            <w:pPr>
              <w:spacing w:after="0" w:line="240" w:lineRule="auto"/>
              <w:rPr>
                <w:rFonts w:ascii="Arial" w:eastAsia="Times New Roman" w:hAnsi="Arial" w:cs="Arial"/>
                <w:sz w:val="20"/>
                <w:szCs w:val="20"/>
              </w:rPr>
            </w:pPr>
            <w:r w:rsidRPr="007E1183">
              <w:rPr>
                <w:rFonts w:ascii="Arial" w:eastAsia="Times New Roman" w:hAnsi="Arial" w:cs="Arial"/>
                <w:sz w:val="20"/>
                <w:szCs w:val="20"/>
              </w:rPr>
              <w:t>Transfer a patient</w:t>
            </w:r>
          </w:p>
        </w:tc>
        <w:tc>
          <w:tcPr>
            <w:tcW w:w="1695" w:type="dxa"/>
            <w:vAlign w:val="center"/>
          </w:tcPr>
          <w:p w14:paraId="7C3739C2"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ADT</w:t>
            </w:r>
          </w:p>
        </w:tc>
        <w:tc>
          <w:tcPr>
            <w:tcW w:w="1395" w:type="dxa"/>
            <w:shd w:val="clear" w:color="auto" w:fill="auto"/>
            <w:noWrap/>
            <w:vAlign w:val="center"/>
            <w:hideMark/>
          </w:tcPr>
          <w:p w14:paraId="6DAFBCE3" w14:textId="77777777" w:rsidR="005E7342" w:rsidRPr="009A69AD"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A02</w:t>
            </w:r>
          </w:p>
        </w:tc>
        <w:tc>
          <w:tcPr>
            <w:tcW w:w="1710" w:type="dxa"/>
            <w:vAlign w:val="center"/>
          </w:tcPr>
          <w:p w14:paraId="09EE4296"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ACK</w:t>
            </w:r>
          </w:p>
        </w:tc>
        <w:tc>
          <w:tcPr>
            <w:tcW w:w="1530" w:type="dxa"/>
            <w:vAlign w:val="center"/>
          </w:tcPr>
          <w:p w14:paraId="147D1A2F"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A02</w:t>
            </w:r>
          </w:p>
        </w:tc>
        <w:tc>
          <w:tcPr>
            <w:tcW w:w="5460" w:type="dxa"/>
            <w:vAlign w:val="center"/>
          </w:tcPr>
          <w:p w14:paraId="1E623E90" w14:textId="77777777" w:rsidR="005E7342" w:rsidRDefault="005E7342" w:rsidP="00910EC1">
            <w:pPr>
              <w:spacing w:after="0" w:line="240" w:lineRule="auto"/>
              <w:rPr>
                <w:rFonts w:ascii="Arial" w:eastAsia="Times New Roman" w:hAnsi="Arial" w:cs="Arial"/>
                <w:bCs/>
                <w:sz w:val="16"/>
                <w:szCs w:val="16"/>
              </w:rPr>
            </w:pPr>
            <w:r w:rsidRPr="002321A0">
              <w:rPr>
                <w:rFonts w:ascii="Arial" w:eastAsia="Times New Roman" w:hAnsi="Arial" w:cs="Arial"/>
                <w:bCs/>
                <w:sz w:val="16"/>
                <w:szCs w:val="16"/>
              </w:rPr>
              <w:t xml:space="preserve">An A02 event is issued when a patient has been transferred from one physical location to another one </w:t>
            </w:r>
          </w:p>
          <w:p w14:paraId="3A06EAB6" w14:textId="77777777" w:rsidR="005E7342" w:rsidRPr="002321A0" w:rsidRDefault="005E7342" w:rsidP="00910EC1">
            <w:pPr>
              <w:spacing w:after="0" w:line="240" w:lineRule="auto"/>
              <w:rPr>
                <w:rFonts w:ascii="Arial" w:eastAsia="Times New Roman" w:hAnsi="Arial" w:cs="Arial"/>
                <w:bCs/>
                <w:sz w:val="16"/>
                <w:szCs w:val="16"/>
              </w:rPr>
            </w:pPr>
          </w:p>
        </w:tc>
      </w:tr>
      <w:tr w:rsidR="005E7342" w14:paraId="48390FD1" w14:textId="77777777" w:rsidTr="00910EC1">
        <w:trPr>
          <w:trHeight w:val="278"/>
        </w:trPr>
        <w:tc>
          <w:tcPr>
            <w:tcW w:w="2412" w:type="dxa"/>
            <w:shd w:val="clear" w:color="auto" w:fill="auto"/>
            <w:noWrap/>
            <w:vAlign w:val="center"/>
          </w:tcPr>
          <w:p w14:paraId="2CFBEC46" w14:textId="77777777" w:rsidR="005E7342" w:rsidRDefault="005E7342" w:rsidP="00910EC1">
            <w:pPr>
              <w:spacing w:after="0" w:line="240" w:lineRule="auto"/>
              <w:rPr>
                <w:rFonts w:ascii="Arial" w:eastAsia="Times New Roman" w:hAnsi="Arial" w:cs="Arial"/>
                <w:sz w:val="20"/>
                <w:szCs w:val="20"/>
              </w:rPr>
            </w:pPr>
            <w:r w:rsidRPr="00C04691">
              <w:rPr>
                <w:rFonts w:ascii="Arial" w:eastAsia="Times New Roman" w:hAnsi="Arial" w:cs="Arial"/>
                <w:sz w:val="20"/>
                <w:szCs w:val="20"/>
              </w:rPr>
              <w:t>Discharge/end visit</w:t>
            </w:r>
          </w:p>
        </w:tc>
        <w:tc>
          <w:tcPr>
            <w:tcW w:w="1695" w:type="dxa"/>
            <w:vAlign w:val="center"/>
          </w:tcPr>
          <w:p w14:paraId="57A3FED0"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ADT</w:t>
            </w:r>
          </w:p>
        </w:tc>
        <w:tc>
          <w:tcPr>
            <w:tcW w:w="1395" w:type="dxa"/>
            <w:shd w:val="clear" w:color="auto" w:fill="auto"/>
            <w:noWrap/>
            <w:vAlign w:val="center"/>
          </w:tcPr>
          <w:p w14:paraId="4973530B"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A03</w:t>
            </w:r>
          </w:p>
        </w:tc>
        <w:tc>
          <w:tcPr>
            <w:tcW w:w="1710" w:type="dxa"/>
            <w:vAlign w:val="center"/>
          </w:tcPr>
          <w:p w14:paraId="6845B2E5"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ACK</w:t>
            </w:r>
          </w:p>
        </w:tc>
        <w:tc>
          <w:tcPr>
            <w:tcW w:w="1530" w:type="dxa"/>
            <w:vAlign w:val="center"/>
          </w:tcPr>
          <w:p w14:paraId="54ECFC97"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A03</w:t>
            </w:r>
          </w:p>
        </w:tc>
        <w:tc>
          <w:tcPr>
            <w:tcW w:w="5460" w:type="dxa"/>
            <w:vAlign w:val="center"/>
          </w:tcPr>
          <w:p w14:paraId="22A3214C" w14:textId="77777777" w:rsidR="005E7342" w:rsidRDefault="005E7342" w:rsidP="00910EC1">
            <w:pPr>
              <w:spacing w:after="0" w:line="240" w:lineRule="auto"/>
              <w:rPr>
                <w:rFonts w:ascii="Arial" w:eastAsia="Times New Roman" w:hAnsi="Arial" w:cs="Arial"/>
                <w:bCs/>
                <w:sz w:val="16"/>
                <w:szCs w:val="16"/>
              </w:rPr>
            </w:pPr>
            <w:r w:rsidRPr="002321A0">
              <w:rPr>
                <w:rFonts w:ascii="Arial" w:eastAsia="Times New Roman" w:hAnsi="Arial" w:cs="Arial"/>
                <w:bCs/>
                <w:sz w:val="16"/>
                <w:szCs w:val="16"/>
              </w:rPr>
              <w:t xml:space="preserve">An A03 event signals the end of a patient’s stay in a healthcare facility. </w:t>
            </w:r>
          </w:p>
          <w:p w14:paraId="67411E6C" w14:textId="77777777" w:rsidR="005E7342" w:rsidRPr="002321A0" w:rsidRDefault="005E7342" w:rsidP="00910EC1">
            <w:pPr>
              <w:spacing w:after="0" w:line="240" w:lineRule="auto"/>
              <w:rPr>
                <w:rFonts w:ascii="Arial" w:eastAsia="Times New Roman" w:hAnsi="Arial" w:cs="Arial"/>
                <w:bCs/>
                <w:sz w:val="16"/>
                <w:szCs w:val="16"/>
              </w:rPr>
            </w:pPr>
          </w:p>
        </w:tc>
      </w:tr>
      <w:tr w:rsidR="005E7342" w14:paraId="64C62CD7" w14:textId="77777777" w:rsidTr="00910EC1">
        <w:trPr>
          <w:trHeight w:val="278"/>
        </w:trPr>
        <w:tc>
          <w:tcPr>
            <w:tcW w:w="2412" w:type="dxa"/>
            <w:shd w:val="clear" w:color="auto" w:fill="auto"/>
            <w:noWrap/>
            <w:vAlign w:val="center"/>
          </w:tcPr>
          <w:p w14:paraId="5020A50F" w14:textId="3023FB57" w:rsidR="005E7342" w:rsidRDefault="005E7342" w:rsidP="00910EC1">
            <w:pPr>
              <w:spacing w:after="0" w:line="240" w:lineRule="auto"/>
              <w:rPr>
                <w:rFonts w:ascii="Arial" w:eastAsia="Times New Roman" w:hAnsi="Arial" w:cs="Arial"/>
                <w:sz w:val="20"/>
                <w:szCs w:val="20"/>
              </w:rPr>
            </w:pPr>
            <w:r w:rsidRPr="00C04691">
              <w:rPr>
                <w:rFonts w:ascii="Arial" w:eastAsia="Times New Roman" w:hAnsi="Arial" w:cs="Arial"/>
                <w:sz w:val="20"/>
                <w:szCs w:val="20"/>
              </w:rPr>
              <w:t>Pre-admit a patient</w:t>
            </w:r>
            <w:r w:rsidR="009F740C">
              <w:rPr>
                <w:rFonts w:ascii="Arial" w:eastAsia="Times New Roman" w:hAnsi="Arial" w:cs="Arial"/>
                <w:sz w:val="20"/>
                <w:szCs w:val="20"/>
              </w:rPr>
              <w:t xml:space="preserve">, </w:t>
            </w:r>
            <w:r w:rsidR="009F740C">
              <w:rPr>
                <w:rFonts w:ascii="Arial" w:eastAsia="Times New Roman" w:hAnsi="Arial" w:cs="Arial"/>
                <w:sz w:val="20"/>
                <w:szCs w:val="20"/>
              </w:rPr>
              <w:br/>
              <w:t>Patient Registration</w:t>
            </w:r>
            <w:r>
              <w:rPr>
                <w:rFonts w:ascii="Arial" w:eastAsia="Times New Roman" w:hAnsi="Arial" w:cs="Arial"/>
                <w:sz w:val="20"/>
                <w:szCs w:val="20"/>
              </w:rPr>
              <w:t xml:space="preserve"> </w:t>
            </w:r>
          </w:p>
        </w:tc>
        <w:tc>
          <w:tcPr>
            <w:tcW w:w="1695" w:type="dxa"/>
            <w:vAlign w:val="center"/>
          </w:tcPr>
          <w:p w14:paraId="0F690C04"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ADT</w:t>
            </w:r>
          </w:p>
        </w:tc>
        <w:tc>
          <w:tcPr>
            <w:tcW w:w="1395" w:type="dxa"/>
            <w:shd w:val="clear" w:color="auto" w:fill="auto"/>
            <w:noWrap/>
            <w:vAlign w:val="center"/>
          </w:tcPr>
          <w:p w14:paraId="4BFEA794"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A05</w:t>
            </w:r>
          </w:p>
        </w:tc>
        <w:tc>
          <w:tcPr>
            <w:tcW w:w="1710" w:type="dxa"/>
            <w:vAlign w:val="center"/>
          </w:tcPr>
          <w:p w14:paraId="036FC677"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ACK</w:t>
            </w:r>
          </w:p>
        </w:tc>
        <w:tc>
          <w:tcPr>
            <w:tcW w:w="1530" w:type="dxa"/>
            <w:vAlign w:val="center"/>
          </w:tcPr>
          <w:p w14:paraId="721D73B5"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A05</w:t>
            </w:r>
          </w:p>
        </w:tc>
        <w:tc>
          <w:tcPr>
            <w:tcW w:w="5460" w:type="dxa"/>
            <w:vAlign w:val="center"/>
          </w:tcPr>
          <w:p w14:paraId="0EA4D684" w14:textId="4206C268" w:rsidR="005E7342" w:rsidRPr="002321A0" w:rsidRDefault="005E7342">
            <w:pPr>
              <w:spacing w:after="0" w:line="240" w:lineRule="auto"/>
              <w:rPr>
                <w:rFonts w:ascii="Arial" w:eastAsia="Times New Roman" w:hAnsi="Arial" w:cs="Arial"/>
                <w:bCs/>
                <w:sz w:val="16"/>
                <w:szCs w:val="16"/>
              </w:rPr>
            </w:pPr>
            <w:r w:rsidRPr="002321A0">
              <w:rPr>
                <w:rFonts w:ascii="Arial" w:eastAsia="Times New Roman" w:hAnsi="Arial" w:cs="Arial"/>
                <w:bCs/>
                <w:sz w:val="16"/>
                <w:szCs w:val="16"/>
              </w:rPr>
              <w:t>An A05 event is sent when a patient undergoes the pre-admission process. It’s also valid for registration of a non-admitted patient.</w:t>
            </w:r>
            <w:r w:rsidR="00911196">
              <w:rPr>
                <w:rFonts w:ascii="Arial" w:eastAsia="Times New Roman" w:hAnsi="Arial" w:cs="Arial"/>
                <w:bCs/>
                <w:sz w:val="16"/>
                <w:szCs w:val="16"/>
              </w:rPr>
              <w:br/>
            </w:r>
          </w:p>
        </w:tc>
      </w:tr>
      <w:tr w:rsidR="005E7342" w14:paraId="622FAD11" w14:textId="77777777" w:rsidTr="00910EC1">
        <w:trPr>
          <w:trHeight w:val="278"/>
        </w:trPr>
        <w:tc>
          <w:tcPr>
            <w:tcW w:w="2412" w:type="dxa"/>
            <w:shd w:val="clear" w:color="auto" w:fill="auto"/>
            <w:noWrap/>
            <w:vAlign w:val="center"/>
          </w:tcPr>
          <w:p w14:paraId="21B3185D" w14:textId="77777777" w:rsidR="005E7342" w:rsidRPr="00C04691" w:rsidRDefault="005E7342" w:rsidP="00910EC1">
            <w:pPr>
              <w:spacing w:after="0" w:line="240" w:lineRule="auto"/>
              <w:rPr>
                <w:rFonts w:ascii="Arial" w:eastAsia="Times New Roman" w:hAnsi="Arial" w:cs="Arial"/>
                <w:sz w:val="20"/>
                <w:szCs w:val="20"/>
              </w:rPr>
            </w:pPr>
            <w:r w:rsidRPr="00C04691">
              <w:rPr>
                <w:rFonts w:ascii="Arial" w:eastAsia="Times New Roman" w:hAnsi="Arial" w:cs="Arial"/>
                <w:sz w:val="20"/>
                <w:szCs w:val="20"/>
              </w:rPr>
              <w:t>Update patient information</w:t>
            </w:r>
          </w:p>
        </w:tc>
        <w:tc>
          <w:tcPr>
            <w:tcW w:w="1695" w:type="dxa"/>
            <w:vAlign w:val="center"/>
          </w:tcPr>
          <w:p w14:paraId="6EBA5C9B"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ADT</w:t>
            </w:r>
          </w:p>
        </w:tc>
        <w:tc>
          <w:tcPr>
            <w:tcW w:w="1395" w:type="dxa"/>
            <w:shd w:val="clear" w:color="auto" w:fill="auto"/>
            <w:noWrap/>
            <w:vAlign w:val="center"/>
          </w:tcPr>
          <w:p w14:paraId="7E7FA8AE"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A08</w:t>
            </w:r>
          </w:p>
        </w:tc>
        <w:tc>
          <w:tcPr>
            <w:tcW w:w="1710" w:type="dxa"/>
            <w:vAlign w:val="center"/>
          </w:tcPr>
          <w:p w14:paraId="02771D84"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ACK</w:t>
            </w:r>
          </w:p>
        </w:tc>
        <w:tc>
          <w:tcPr>
            <w:tcW w:w="1530" w:type="dxa"/>
            <w:vAlign w:val="center"/>
          </w:tcPr>
          <w:p w14:paraId="2EB3FFA3" w14:textId="77777777" w:rsidR="005E7342" w:rsidRDefault="005E7342" w:rsidP="00910EC1">
            <w:pPr>
              <w:spacing w:after="0" w:line="240" w:lineRule="auto"/>
              <w:jc w:val="center"/>
              <w:rPr>
                <w:rFonts w:ascii="Arial" w:eastAsia="Times New Roman" w:hAnsi="Arial" w:cs="Arial"/>
                <w:sz w:val="20"/>
                <w:szCs w:val="20"/>
              </w:rPr>
            </w:pPr>
            <w:r>
              <w:rPr>
                <w:rFonts w:ascii="Arial" w:eastAsia="Times New Roman" w:hAnsi="Arial" w:cs="Arial"/>
                <w:sz w:val="20"/>
                <w:szCs w:val="20"/>
              </w:rPr>
              <w:t>A08</w:t>
            </w:r>
          </w:p>
        </w:tc>
        <w:tc>
          <w:tcPr>
            <w:tcW w:w="5460" w:type="dxa"/>
            <w:vAlign w:val="center"/>
          </w:tcPr>
          <w:p w14:paraId="4A62C9E9" w14:textId="77777777" w:rsidR="005E7342" w:rsidRDefault="005E7342" w:rsidP="00910EC1">
            <w:pPr>
              <w:autoSpaceDE w:val="0"/>
              <w:autoSpaceDN w:val="0"/>
              <w:adjustRightInd w:val="0"/>
              <w:spacing w:after="0" w:line="240" w:lineRule="auto"/>
              <w:rPr>
                <w:rFonts w:ascii="Arial" w:eastAsia="Times New Roman" w:hAnsi="Arial" w:cs="Arial"/>
                <w:bCs/>
                <w:sz w:val="16"/>
                <w:szCs w:val="16"/>
              </w:rPr>
            </w:pPr>
            <w:r w:rsidRPr="002321A0">
              <w:rPr>
                <w:rFonts w:ascii="Arial" w:eastAsia="Times New Roman" w:hAnsi="Arial" w:cs="Arial"/>
                <w:bCs/>
                <w:sz w:val="16"/>
                <w:szCs w:val="16"/>
              </w:rPr>
              <w:t>This trigger event is used when any patient information has changed but when no other trigger event has occurred</w:t>
            </w:r>
          </w:p>
          <w:p w14:paraId="4AE8DB3E" w14:textId="77777777" w:rsidR="005E7342" w:rsidRPr="002321A0" w:rsidRDefault="005E7342" w:rsidP="00910EC1">
            <w:pPr>
              <w:autoSpaceDE w:val="0"/>
              <w:autoSpaceDN w:val="0"/>
              <w:adjustRightInd w:val="0"/>
              <w:spacing w:after="0" w:line="240" w:lineRule="auto"/>
              <w:rPr>
                <w:rFonts w:ascii="Arial" w:eastAsia="Times New Roman" w:hAnsi="Arial" w:cs="Arial"/>
                <w:bCs/>
                <w:sz w:val="16"/>
                <w:szCs w:val="16"/>
              </w:rPr>
            </w:pPr>
          </w:p>
        </w:tc>
      </w:tr>
    </w:tbl>
    <w:p w14:paraId="5A0F5352" w14:textId="77777777" w:rsidR="005E7342" w:rsidRDefault="005E7342" w:rsidP="005E7342">
      <w:pPr>
        <w:pStyle w:val="Body"/>
        <w:ind w:left="0"/>
        <w:rPr>
          <w:w w:val="100"/>
        </w:rPr>
      </w:pPr>
    </w:p>
    <w:p w14:paraId="18FC4B15" w14:textId="77777777" w:rsidR="005E7342" w:rsidRDefault="005E7342" w:rsidP="005E7342">
      <w:pPr>
        <w:rPr>
          <w:rFonts w:ascii="Times New Roman" w:eastAsiaTheme="minorEastAsia" w:hAnsi="Times New Roman" w:cs="Times New Roman"/>
          <w:color w:val="000000"/>
        </w:rPr>
      </w:pPr>
      <w:r>
        <w:br w:type="page"/>
      </w:r>
    </w:p>
    <w:p w14:paraId="36B9F7A8" w14:textId="6BC08B55" w:rsidR="000041BB" w:rsidRPr="000041BB" w:rsidRDefault="005E7342" w:rsidP="005E7342">
      <w:pPr>
        <w:rPr>
          <w:rFonts w:ascii="Arial" w:hAnsi="Arial" w:cs="Arial"/>
          <w:sz w:val="24"/>
          <w:szCs w:val="20"/>
        </w:rPr>
      </w:pPr>
      <w:bookmarkStart w:id="249" w:name="_Hlk474138"/>
      <w:r w:rsidRPr="00310B70">
        <w:rPr>
          <w:rFonts w:ascii="Arial" w:hAnsi="Arial" w:cs="Arial"/>
          <w:b/>
          <w:sz w:val="24"/>
          <w:szCs w:val="20"/>
        </w:rPr>
        <w:lastRenderedPageBreak/>
        <w:t>Note</w:t>
      </w:r>
      <w:r w:rsidRPr="000041BB">
        <w:rPr>
          <w:rFonts w:ascii="Arial" w:hAnsi="Arial" w:cs="Arial"/>
          <w:sz w:val="24"/>
          <w:szCs w:val="20"/>
        </w:rPr>
        <w:t>: Segments surrounded with [ ] indicate an optional segment. Segments surrounded with { } indicate a repeating segment.</w:t>
      </w:r>
    </w:p>
    <w:p w14:paraId="1FC97DA1" w14:textId="77777777" w:rsidR="005E7342" w:rsidRPr="001C4E18" w:rsidRDefault="005E7342" w:rsidP="005E7342">
      <w:pPr>
        <w:pStyle w:val="Heading2"/>
      </w:pPr>
      <w:bookmarkStart w:id="250" w:name="RTF32393331373a204865616469"/>
      <w:bookmarkStart w:id="251" w:name="_Toc532379646"/>
      <w:bookmarkStart w:id="252" w:name="_Toc20760712"/>
      <w:bookmarkEnd w:id="249"/>
      <w:r>
        <w:t xml:space="preserve">HL7 </w:t>
      </w:r>
      <w:r w:rsidRPr="00E90E9A">
        <w:t xml:space="preserve">Message </w:t>
      </w:r>
      <w:bookmarkEnd w:id="250"/>
      <w:r>
        <w:t>Segments</w:t>
      </w:r>
      <w:bookmarkEnd w:id="251"/>
      <w:bookmarkEnd w:id="252"/>
    </w:p>
    <w:tbl>
      <w:tblPr>
        <w:tblW w:w="13842" w:type="dxa"/>
        <w:tblInd w:w="85"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ook w:val="04A0" w:firstRow="1" w:lastRow="0" w:firstColumn="1" w:lastColumn="0" w:noHBand="0" w:noVBand="1"/>
      </w:tblPr>
      <w:tblGrid>
        <w:gridCol w:w="1146"/>
        <w:gridCol w:w="3219"/>
        <w:gridCol w:w="906"/>
        <w:gridCol w:w="8571"/>
      </w:tblGrid>
      <w:tr w:rsidR="005E7342" w:rsidRPr="00040837" w14:paraId="1D880927" w14:textId="77777777" w:rsidTr="00D12D25">
        <w:trPr>
          <w:trHeight w:val="257"/>
        </w:trPr>
        <w:tc>
          <w:tcPr>
            <w:tcW w:w="1146" w:type="dxa"/>
            <w:shd w:val="clear" w:color="auto" w:fill="B4DDFF" w:themeFill="accent6" w:themeFillTint="33"/>
            <w:noWrap/>
            <w:vAlign w:val="bottom"/>
            <w:hideMark/>
          </w:tcPr>
          <w:p w14:paraId="0FE559F7" w14:textId="77777777" w:rsidR="005E7342" w:rsidRPr="00040837" w:rsidRDefault="005E7342" w:rsidP="00910EC1">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Segment</w:t>
            </w:r>
          </w:p>
        </w:tc>
        <w:tc>
          <w:tcPr>
            <w:tcW w:w="3219" w:type="dxa"/>
            <w:shd w:val="clear" w:color="auto" w:fill="B4DDFF" w:themeFill="accent6" w:themeFillTint="33"/>
            <w:noWrap/>
            <w:vAlign w:val="bottom"/>
            <w:hideMark/>
          </w:tcPr>
          <w:p w14:paraId="6CB90F5A" w14:textId="77777777" w:rsidR="005E7342" w:rsidRPr="00040837" w:rsidRDefault="005E7342" w:rsidP="00910EC1">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Description</w:t>
            </w:r>
          </w:p>
        </w:tc>
        <w:tc>
          <w:tcPr>
            <w:tcW w:w="906" w:type="dxa"/>
            <w:shd w:val="clear" w:color="auto" w:fill="B4DDFF" w:themeFill="accent6" w:themeFillTint="33"/>
          </w:tcPr>
          <w:p w14:paraId="128ED97F" w14:textId="77777777" w:rsidR="005E7342" w:rsidRPr="00040837" w:rsidRDefault="005E7342" w:rsidP="00910EC1">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R/O</w:t>
            </w:r>
          </w:p>
        </w:tc>
        <w:tc>
          <w:tcPr>
            <w:tcW w:w="8571" w:type="dxa"/>
            <w:shd w:val="clear" w:color="auto" w:fill="B4DDFF" w:themeFill="accent6" w:themeFillTint="33"/>
          </w:tcPr>
          <w:p w14:paraId="0D3AA2E6" w14:textId="77777777" w:rsidR="005E7342" w:rsidRPr="00040837" w:rsidRDefault="005E7342" w:rsidP="00910EC1">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Comments</w:t>
            </w:r>
          </w:p>
        </w:tc>
      </w:tr>
      <w:tr w:rsidR="005E7342" w:rsidRPr="00040837" w14:paraId="1962DD45" w14:textId="77777777" w:rsidTr="00D12D25">
        <w:trPr>
          <w:trHeight w:val="243"/>
        </w:trPr>
        <w:tc>
          <w:tcPr>
            <w:tcW w:w="1146" w:type="dxa"/>
            <w:shd w:val="clear" w:color="auto" w:fill="auto"/>
            <w:noWrap/>
            <w:vAlign w:val="center"/>
            <w:hideMark/>
          </w:tcPr>
          <w:p w14:paraId="06D3EE78" w14:textId="77777777" w:rsidR="005E7342" w:rsidRPr="00040837" w:rsidRDefault="005E7342" w:rsidP="00910EC1">
            <w:pPr>
              <w:spacing w:after="0" w:line="240" w:lineRule="auto"/>
              <w:jc w:val="both"/>
              <w:rPr>
                <w:rFonts w:ascii="Arial" w:eastAsia="Times New Roman" w:hAnsi="Arial" w:cs="Arial"/>
                <w:szCs w:val="20"/>
              </w:rPr>
            </w:pPr>
            <w:r w:rsidRPr="00040837">
              <w:rPr>
                <w:rFonts w:ascii="Arial" w:eastAsia="Times New Roman" w:hAnsi="Arial" w:cs="Arial"/>
                <w:szCs w:val="20"/>
              </w:rPr>
              <w:t>MSH</w:t>
            </w:r>
          </w:p>
        </w:tc>
        <w:tc>
          <w:tcPr>
            <w:tcW w:w="3219" w:type="dxa"/>
            <w:shd w:val="clear" w:color="auto" w:fill="auto"/>
            <w:noWrap/>
            <w:vAlign w:val="center"/>
            <w:hideMark/>
          </w:tcPr>
          <w:p w14:paraId="0B702825" w14:textId="77777777" w:rsidR="005E7342" w:rsidRPr="00040837" w:rsidRDefault="005E7342" w:rsidP="00910EC1">
            <w:pPr>
              <w:spacing w:after="0" w:line="240" w:lineRule="auto"/>
              <w:jc w:val="both"/>
              <w:rPr>
                <w:rFonts w:ascii="Arial" w:eastAsia="Times New Roman" w:hAnsi="Arial" w:cs="Arial"/>
                <w:szCs w:val="20"/>
              </w:rPr>
            </w:pPr>
            <w:r w:rsidRPr="00040837">
              <w:rPr>
                <w:rFonts w:ascii="Arial" w:eastAsia="Times New Roman" w:hAnsi="Arial" w:cs="Arial"/>
                <w:szCs w:val="20"/>
              </w:rPr>
              <w:t>Message header</w:t>
            </w:r>
          </w:p>
        </w:tc>
        <w:tc>
          <w:tcPr>
            <w:tcW w:w="906" w:type="dxa"/>
          </w:tcPr>
          <w:p w14:paraId="68C0CFE8" w14:textId="77777777" w:rsidR="005E7342" w:rsidRPr="00040837" w:rsidRDefault="005E7342" w:rsidP="00910EC1">
            <w:pPr>
              <w:spacing w:after="0" w:line="240" w:lineRule="auto"/>
              <w:jc w:val="center"/>
              <w:rPr>
                <w:rFonts w:ascii="Arial" w:eastAsia="Times New Roman" w:hAnsi="Arial" w:cs="Arial"/>
                <w:szCs w:val="20"/>
              </w:rPr>
            </w:pPr>
            <w:r w:rsidRPr="00040837">
              <w:rPr>
                <w:rFonts w:ascii="Arial" w:eastAsia="Times New Roman" w:hAnsi="Arial" w:cs="Arial"/>
                <w:szCs w:val="20"/>
              </w:rPr>
              <w:t>R</w:t>
            </w:r>
          </w:p>
        </w:tc>
        <w:tc>
          <w:tcPr>
            <w:tcW w:w="8571" w:type="dxa"/>
          </w:tcPr>
          <w:p w14:paraId="47F4E786" w14:textId="77777777" w:rsidR="005E7342" w:rsidRPr="00040837" w:rsidRDefault="005E7342" w:rsidP="00910EC1">
            <w:pPr>
              <w:spacing w:after="0" w:line="240" w:lineRule="auto"/>
              <w:jc w:val="both"/>
              <w:rPr>
                <w:rFonts w:ascii="Arial" w:eastAsia="Times New Roman" w:hAnsi="Arial" w:cs="Arial"/>
                <w:szCs w:val="20"/>
              </w:rPr>
            </w:pPr>
          </w:p>
        </w:tc>
      </w:tr>
      <w:tr w:rsidR="005E7342" w:rsidRPr="00040837" w14:paraId="38B54EA4" w14:textId="77777777" w:rsidTr="00D12D25">
        <w:trPr>
          <w:trHeight w:val="243"/>
        </w:trPr>
        <w:tc>
          <w:tcPr>
            <w:tcW w:w="1146" w:type="dxa"/>
            <w:shd w:val="clear" w:color="auto" w:fill="auto"/>
            <w:noWrap/>
            <w:vAlign w:val="center"/>
            <w:hideMark/>
          </w:tcPr>
          <w:p w14:paraId="00CF4E87" w14:textId="77777777" w:rsidR="005E7342" w:rsidRPr="00040837" w:rsidRDefault="005E7342" w:rsidP="00910EC1">
            <w:pPr>
              <w:spacing w:after="0" w:line="240" w:lineRule="auto"/>
              <w:jc w:val="both"/>
              <w:rPr>
                <w:rFonts w:ascii="Arial" w:eastAsia="Times New Roman" w:hAnsi="Arial" w:cs="Arial"/>
                <w:szCs w:val="20"/>
              </w:rPr>
            </w:pPr>
            <w:r>
              <w:rPr>
                <w:rFonts w:ascii="Arial" w:eastAsia="Times New Roman" w:hAnsi="Arial" w:cs="Arial"/>
                <w:szCs w:val="20"/>
              </w:rPr>
              <w:t>EVN</w:t>
            </w:r>
          </w:p>
        </w:tc>
        <w:tc>
          <w:tcPr>
            <w:tcW w:w="3219" w:type="dxa"/>
            <w:shd w:val="clear" w:color="auto" w:fill="auto"/>
            <w:noWrap/>
            <w:vAlign w:val="center"/>
            <w:hideMark/>
          </w:tcPr>
          <w:p w14:paraId="2C0435D6" w14:textId="77777777" w:rsidR="005E7342" w:rsidRPr="00040837" w:rsidRDefault="005E7342" w:rsidP="00910EC1">
            <w:pPr>
              <w:spacing w:after="0" w:line="240" w:lineRule="auto"/>
              <w:jc w:val="both"/>
              <w:rPr>
                <w:rFonts w:ascii="Arial" w:eastAsia="Times New Roman" w:hAnsi="Arial" w:cs="Arial"/>
                <w:szCs w:val="20"/>
              </w:rPr>
            </w:pPr>
            <w:r>
              <w:rPr>
                <w:rFonts w:ascii="Arial" w:eastAsia="Times New Roman" w:hAnsi="Arial" w:cs="Arial"/>
                <w:szCs w:val="20"/>
              </w:rPr>
              <w:t>Event Identification</w:t>
            </w:r>
          </w:p>
        </w:tc>
        <w:tc>
          <w:tcPr>
            <w:tcW w:w="906" w:type="dxa"/>
          </w:tcPr>
          <w:p w14:paraId="38920D57" w14:textId="77777777" w:rsidR="005E7342" w:rsidRPr="00040837" w:rsidRDefault="005E7342" w:rsidP="00910EC1">
            <w:pPr>
              <w:spacing w:after="0" w:line="240" w:lineRule="auto"/>
              <w:jc w:val="center"/>
              <w:rPr>
                <w:rFonts w:ascii="Arial" w:eastAsia="Times New Roman" w:hAnsi="Arial" w:cs="Arial"/>
                <w:szCs w:val="20"/>
              </w:rPr>
            </w:pPr>
            <w:r w:rsidRPr="00040837">
              <w:rPr>
                <w:rFonts w:ascii="Arial" w:eastAsia="Times New Roman" w:hAnsi="Arial" w:cs="Arial"/>
                <w:szCs w:val="20"/>
              </w:rPr>
              <w:t>R</w:t>
            </w:r>
          </w:p>
        </w:tc>
        <w:tc>
          <w:tcPr>
            <w:tcW w:w="8571" w:type="dxa"/>
          </w:tcPr>
          <w:p w14:paraId="5616833B" w14:textId="77777777" w:rsidR="005E7342" w:rsidRPr="00040837" w:rsidRDefault="005E7342" w:rsidP="00910EC1">
            <w:pPr>
              <w:spacing w:after="0" w:line="240" w:lineRule="auto"/>
              <w:jc w:val="both"/>
              <w:rPr>
                <w:rFonts w:ascii="Arial" w:eastAsia="Times New Roman" w:hAnsi="Arial" w:cs="Arial"/>
                <w:szCs w:val="20"/>
              </w:rPr>
            </w:pPr>
          </w:p>
        </w:tc>
      </w:tr>
      <w:tr w:rsidR="005E7342" w:rsidRPr="00040837" w14:paraId="6DCB7CDB" w14:textId="77777777" w:rsidTr="00D12D25">
        <w:trPr>
          <w:trHeight w:val="243"/>
        </w:trPr>
        <w:tc>
          <w:tcPr>
            <w:tcW w:w="1146" w:type="dxa"/>
            <w:shd w:val="clear" w:color="auto" w:fill="auto"/>
            <w:noWrap/>
            <w:vAlign w:val="center"/>
            <w:hideMark/>
          </w:tcPr>
          <w:p w14:paraId="1E96CC1C" w14:textId="77777777" w:rsidR="005E7342" w:rsidRPr="00040837" w:rsidRDefault="005E7342" w:rsidP="00910EC1">
            <w:pPr>
              <w:spacing w:after="0" w:line="240" w:lineRule="auto"/>
              <w:jc w:val="both"/>
              <w:rPr>
                <w:rFonts w:ascii="Arial" w:eastAsia="Times New Roman" w:hAnsi="Arial" w:cs="Arial"/>
                <w:szCs w:val="20"/>
              </w:rPr>
            </w:pPr>
            <w:r w:rsidRPr="00040837">
              <w:rPr>
                <w:rFonts w:ascii="Arial" w:eastAsia="Times New Roman" w:hAnsi="Arial" w:cs="Arial"/>
                <w:szCs w:val="20"/>
              </w:rPr>
              <w:t>PID</w:t>
            </w:r>
          </w:p>
        </w:tc>
        <w:tc>
          <w:tcPr>
            <w:tcW w:w="3219" w:type="dxa"/>
            <w:shd w:val="clear" w:color="auto" w:fill="auto"/>
            <w:noWrap/>
            <w:vAlign w:val="center"/>
            <w:hideMark/>
          </w:tcPr>
          <w:p w14:paraId="1A21228B" w14:textId="77777777" w:rsidR="005E7342" w:rsidRPr="00040837" w:rsidRDefault="005E7342" w:rsidP="00910EC1">
            <w:pPr>
              <w:spacing w:after="0" w:line="240" w:lineRule="auto"/>
              <w:jc w:val="both"/>
              <w:rPr>
                <w:rFonts w:ascii="Arial" w:eastAsia="Times New Roman" w:hAnsi="Arial" w:cs="Arial"/>
                <w:szCs w:val="20"/>
              </w:rPr>
            </w:pPr>
            <w:r w:rsidRPr="00040837">
              <w:rPr>
                <w:rFonts w:ascii="Arial" w:eastAsia="Times New Roman" w:hAnsi="Arial" w:cs="Arial"/>
                <w:szCs w:val="20"/>
              </w:rPr>
              <w:t>Patient Identification</w:t>
            </w:r>
          </w:p>
        </w:tc>
        <w:tc>
          <w:tcPr>
            <w:tcW w:w="906" w:type="dxa"/>
          </w:tcPr>
          <w:p w14:paraId="0436F635" w14:textId="77777777" w:rsidR="005E7342" w:rsidRPr="00040837" w:rsidRDefault="005E7342" w:rsidP="00910EC1">
            <w:pPr>
              <w:spacing w:after="0" w:line="240" w:lineRule="auto"/>
              <w:jc w:val="center"/>
              <w:rPr>
                <w:rFonts w:ascii="Arial" w:eastAsia="Times New Roman" w:hAnsi="Arial" w:cs="Arial"/>
                <w:szCs w:val="20"/>
              </w:rPr>
            </w:pPr>
            <w:r w:rsidRPr="00040837">
              <w:rPr>
                <w:rFonts w:ascii="Arial" w:eastAsia="Times New Roman" w:hAnsi="Arial" w:cs="Arial"/>
                <w:szCs w:val="20"/>
              </w:rPr>
              <w:t>R</w:t>
            </w:r>
          </w:p>
        </w:tc>
        <w:tc>
          <w:tcPr>
            <w:tcW w:w="8571" w:type="dxa"/>
          </w:tcPr>
          <w:p w14:paraId="4B8FFC36" w14:textId="77777777" w:rsidR="005E7342" w:rsidRPr="00040837" w:rsidRDefault="005E7342" w:rsidP="00910EC1">
            <w:pPr>
              <w:spacing w:after="0" w:line="240" w:lineRule="auto"/>
              <w:jc w:val="both"/>
              <w:rPr>
                <w:rFonts w:ascii="Arial" w:eastAsia="Times New Roman" w:hAnsi="Arial" w:cs="Arial"/>
                <w:szCs w:val="20"/>
              </w:rPr>
            </w:pPr>
          </w:p>
        </w:tc>
      </w:tr>
      <w:tr w:rsidR="005E7342" w:rsidRPr="00040837" w14:paraId="30CD8F7A" w14:textId="77777777" w:rsidTr="00D12D25">
        <w:trPr>
          <w:trHeight w:val="243"/>
        </w:trPr>
        <w:tc>
          <w:tcPr>
            <w:tcW w:w="1146" w:type="dxa"/>
            <w:shd w:val="clear" w:color="auto" w:fill="auto"/>
            <w:noWrap/>
            <w:vAlign w:val="center"/>
          </w:tcPr>
          <w:p w14:paraId="3281C436" w14:textId="77777777" w:rsidR="005E7342" w:rsidRPr="00040837" w:rsidRDefault="005E7342" w:rsidP="00910EC1">
            <w:pPr>
              <w:spacing w:after="0" w:line="240" w:lineRule="auto"/>
              <w:jc w:val="both"/>
              <w:rPr>
                <w:rFonts w:ascii="Arial" w:eastAsia="Times New Roman" w:hAnsi="Arial" w:cs="Arial"/>
                <w:szCs w:val="20"/>
              </w:rPr>
            </w:pPr>
            <w:r>
              <w:rPr>
                <w:rFonts w:ascii="Arial" w:eastAsia="Times New Roman" w:hAnsi="Arial" w:cs="Arial"/>
                <w:szCs w:val="20"/>
              </w:rPr>
              <w:t>PV1</w:t>
            </w:r>
          </w:p>
        </w:tc>
        <w:tc>
          <w:tcPr>
            <w:tcW w:w="3219" w:type="dxa"/>
            <w:shd w:val="clear" w:color="auto" w:fill="auto"/>
            <w:noWrap/>
            <w:vAlign w:val="center"/>
          </w:tcPr>
          <w:p w14:paraId="37511FC3" w14:textId="77777777" w:rsidR="005E7342" w:rsidRPr="00040837" w:rsidRDefault="005E7342" w:rsidP="00910EC1">
            <w:pPr>
              <w:spacing w:after="0" w:line="240" w:lineRule="auto"/>
              <w:jc w:val="both"/>
              <w:rPr>
                <w:rFonts w:ascii="Arial" w:eastAsia="Times New Roman" w:hAnsi="Arial" w:cs="Arial"/>
                <w:szCs w:val="20"/>
              </w:rPr>
            </w:pPr>
            <w:r w:rsidRPr="00040837">
              <w:rPr>
                <w:rFonts w:ascii="Arial" w:eastAsia="Times New Roman" w:hAnsi="Arial" w:cs="Arial"/>
                <w:szCs w:val="20"/>
              </w:rPr>
              <w:t>Patient Visit</w:t>
            </w:r>
          </w:p>
        </w:tc>
        <w:tc>
          <w:tcPr>
            <w:tcW w:w="906" w:type="dxa"/>
          </w:tcPr>
          <w:p w14:paraId="3E3C5501" w14:textId="77777777" w:rsidR="005E7342" w:rsidRPr="00040837" w:rsidRDefault="005E7342" w:rsidP="00910EC1">
            <w:pPr>
              <w:spacing w:after="0" w:line="240" w:lineRule="auto"/>
              <w:jc w:val="center"/>
              <w:rPr>
                <w:rFonts w:ascii="Arial" w:eastAsia="Times New Roman" w:hAnsi="Arial" w:cs="Arial"/>
                <w:szCs w:val="20"/>
              </w:rPr>
            </w:pPr>
            <w:r>
              <w:rPr>
                <w:rFonts w:ascii="Arial" w:eastAsia="Times New Roman" w:hAnsi="Arial" w:cs="Arial"/>
                <w:szCs w:val="20"/>
              </w:rPr>
              <w:t>R</w:t>
            </w:r>
          </w:p>
        </w:tc>
        <w:tc>
          <w:tcPr>
            <w:tcW w:w="8571" w:type="dxa"/>
          </w:tcPr>
          <w:p w14:paraId="2B95E70C" w14:textId="77777777" w:rsidR="005E7342" w:rsidRPr="00040837" w:rsidRDefault="005E7342" w:rsidP="00910EC1">
            <w:pPr>
              <w:spacing w:after="0" w:line="240" w:lineRule="auto"/>
              <w:jc w:val="both"/>
              <w:rPr>
                <w:rFonts w:ascii="Arial" w:eastAsia="Times New Roman" w:hAnsi="Arial" w:cs="Arial"/>
                <w:szCs w:val="20"/>
              </w:rPr>
            </w:pPr>
          </w:p>
        </w:tc>
      </w:tr>
      <w:tr w:rsidR="005E7342" w:rsidRPr="00040837" w14:paraId="24C6D260" w14:textId="77777777" w:rsidTr="00D12D25">
        <w:trPr>
          <w:trHeight w:val="243"/>
        </w:trPr>
        <w:tc>
          <w:tcPr>
            <w:tcW w:w="1146" w:type="dxa"/>
            <w:shd w:val="clear" w:color="auto" w:fill="auto"/>
            <w:noWrap/>
            <w:vAlign w:val="center"/>
            <w:hideMark/>
          </w:tcPr>
          <w:p w14:paraId="5906062C" w14:textId="2B1650E8" w:rsidR="005E7342" w:rsidRPr="00040837" w:rsidRDefault="00910EC1" w:rsidP="00910EC1">
            <w:pPr>
              <w:spacing w:after="0" w:line="240" w:lineRule="auto"/>
              <w:jc w:val="both"/>
              <w:rPr>
                <w:rFonts w:ascii="Arial" w:eastAsia="Times New Roman" w:hAnsi="Arial" w:cs="Arial"/>
                <w:szCs w:val="20"/>
              </w:rPr>
            </w:pPr>
            <w:r>
              <w:rPr>
                <w:rFonts w:ascii="Arial" w:eastAsia="Times New Roman" w:hAnsi="Arial" w:cs="Arial"/>
                <w:szCs w:val="20"/>
              </w:rPr>
              <w:t>[</w:t>
            </w:r>
            <w:r w:rsidR="000A51D7">
              <w:rPr>
                <w:rFonts w:ascii="Arial" w:eastAsia="Times New Roman" w:hAnsi="Arial" w:cs="Arial"/>
                <w:szCs w:val="20"/>
              </w:rPr>
              <w:t xml:space="preserve"> </w:t>
            </w:r>
            <w:r w:rsidR="005E7342" w:rsidRPr="00040837">
              <w:rPr>
                <w:rFonts w:ascii="Arial" w:eastAsia="Times New Roman" w:hAnsi="Arial" w:cs="Arial"/>
                <w:szCs w:val="20"/>
              </w:rPr>
              <w:t>PV2</w:t>
            </w:r>
            <w:r w:rsidR="000A51D7">
              <w:rPr>
                <w:rFonts w:ascii="Arial" w:eastAsia="Times New Roman" w:hAnsi="Arial" w:cs="Arial"/>
                <w:szCs w:val="20"/>
              </w:rPr>
              <w:t xml:space="preserve"> </w:t>
            </w:r>
            <w:r>
              <w:rPr>
                <w:rFonts w:ascii="Arial" w:eastAsia="Times New Roman" w:hAnsi="Arial" w:cs="Arial"/>
                <w:szCs w:val="20"/>
              </w:rPr>
              <w:t>]</w:t>
            </w:r>
          </w:p>
        </w:tc>
        <w:tc>
          <w:tcPr>
            <w:tcW w:w="3219" w:type="dxa"/>
            <w:shd w:val="clear" w:color="auto" w:fill="auto"/>
            <w:noWrap/>
            <w:vAlign w:val="center"/>
            <w:hideMark/>
          </w:tcPr>
          <w:p w14:paraId="5727B16E" w14:textId="77777777" w:rsidR="005E7342" w:rsidRPr="00040837" w:rsidRDefault="005E7342" w:rsidP="00910EC1">
            <w:pPr>
              <w:spacing w:after="0" w:line="240" w:lineRule="auto"/>
              <w:jc w:val="both"/>
              <w:rPr>
                <w:rFonts w:ascii="Arial" w:eastAsia="Times New Roman" w:hAnsi="Arial" w:cs="Arial"/>
                <w:szCs w:val="20"/>
              </w:rPr>
            </w:pPr>
            <w:r w:rsidRPr="00040837">
              <w:rPr>
                <w:rFonts w:ascii="Arial" w:eastAsia="Times New Roman" w:hAnsi="Arial" w:cs="Arial"/>
                <w:szCs w:val="20"/>
              </w:rPr>
              <w:t>Patient Visit</w:t>
            </w:r>
          </w:p>
        </w:tc>
        <w:tc>
          <w:tcPr>
            <w:tcW w:w="906" w:type="dxa"/>
          </w:tcPr>
          <w:p w14:paraId="28CEB4EF" w14:textId="4E41A25A" w:rsidR="005E7342" w:rsidRPr="00040837" w:rsidRDefault="00910EC1" w:rsidP="00910EC1">
            <w:pPr>
              <w:spacing w:after="0" w:line="240" w:lineRule="auto"/>
              <w:jc w:val="center"/>
              <w:rPr>
                <w:rFonts w:ascii="Arial" w:eastAsia="Times New Roman" w:hAnsi="Arial" w:cs="Arial"/>
                <w:szCs w:val="20"/>
              </w:rPr>
            </w:pPr>
            <w:r>
              <w:rPr>
                <w:rFonts w:ascii="Arial" w:eastAsia="Times New Roman" w:hAnsi="Arial" w:cs="Arial"/>
                <w:szCs w:val="20"/>
              </w:rPr>
              <w:t>O</w:t>
            </w:r>
          </w:p>
        </w:tc>
        <w:tc>
          <w:tcPr>
            <w:tcW w:w="8571" w:type="dxa"/>
          </w:tcPr>
          <w:p w14:paraId="1D0004DA" w14:textId="2AA8010B" w:rsidR="005E7342" w:rsidRPr="00040837" w:rsidRDefault="005E7342" w:rsidP="00910EC1">
            <w:pPr>
              <w:spacing w:after="0" w:line="240" w:lineRule="auto"/>
              <w:jc w:val="both"/>
              <w:rPr>
                <w:rFonts w:ascii="Arial" w:eastAsia="Times New Roman" w:hAnsi="Arial" w:cs="Arial"/>
                <w:szCs w:val="20"/>
              </w:rPr>
            </w:pPr>
          </w:p>
        </w:tc>
      </w:tr>
      <w:tr w:rsidR="005E7342" w:rsidRPr="00040837" w14:paraId="15B8AC82" w14:textId="77777777" w:rsidTr="00D12D25">
        <w:trPr>
          <w:trHeight w:val="243"/>
        </w:trPr>
        <w:tc>
          <w:tcPr>
            <w:tcW w:w="1146" w:type="dxa"/>
            <w:shd w:val="clear" w:color="auto" w:fill="FFFFFF" w:themeFill="background1"/>
            <w:noWrap/>
            <w:vAlign w:val="center"/>
            <w:hideMark/>
          </w:tcPr>
          <w:p w14:paraId="7A8162AC" w14:textId="3843B58B" w:rsidR="005E7342" w:rsidRPr="00040837" w:rsidRDefault="000A51D7" w:rsidP="00910EC1">
            <w:pPr>
              <w:spacing w:after="0" w:line="240" w:lineRule="auto"/>
              <w:jc w:val="both"/>
              <w:rPr>
                <w:rFonts w:ascii="Arial" w:eastAsia="Times New Roman" w:hAnsi="Arial" w:cs="Arial"/>
                <w:szCs w:val="20"/>
              </w:rPr>
            </w:pPr>
            <w:r>
              <w:rPr>
                <w:rFonts w:ascii="Arial" w:eastAsia="Times New Roman" w:hAnsi="Arial" w:cs="Arial"/>
                <w:szCs w:val="20"/>
              </w:rPr>
              <w:t xml:space="preserve">[ </w:t>
            </w:r>
            <w:r w:rsidR="005E7342">
              <w:rPr>
                <w:rFonts w:ascii="Arial" w:eastAsia="Times New Roman" w:hAnsi="Arial" w:cs="Arial"/>
                <w:szCs w:val="20"/>
              </w:rPr>
              <w:t>{DG1}</w:t>
            </w:r>
            <w:r>
              <w:rPr>
                <w:rFonts w:ascii="Arial" w:eastAsia="Times New Roman" w:hAnsi="Arial" w:cs="Arial"/>
                <w:szCs w:val="20"/>
              </w:rPr>
              <w:t xml:space="preserve"> ]</w:t>
            </w:r>
          </w:p>
        </w:tc>
        <w:tc>
          <w:tcPr>
            <w:tcW w:w="3219" w:type="dxa"/>
            <w:shd w:val="clear" w:color="auto" w:fill="FFFFFF" w:themeFill="background1"/>
            <w:noWrap/>
            <w:vAlign w:val="center"/>
            <w:hideMark/>
          </w:tcPr>
          <w:p w14:paraId="50B34A5B" w14:textId="77777777" w:rsidR="005E7342" w:rsidRPr="00040837" w:rsidRDefault="005E7342" w:rsidP="00910EC1">
            <w:pPr>
              <w:spacing w:after="0" w:line="240" w:lineRule="auto"/>
              <w:jc w:val="both"/>
              <w:rPr>
                <w:rFonts w:ascii="Arial" w:eastAsia="Times New Roman" w:hAnsi="Arial" w:cs="Arial"/>
                <w:szCs w:val="20"/>
              </w:rPr>
            </w:pPr>
            <w:r>
              <w:rPr>
                <w:rFonts w:ascii="Arial" w:eastAsia="Times New Roman" w:hAnsi="Arial" w:cs="Arial"/>
                <w:szCs w:val="20"/>
              </w:rPr>
              <w:t>Diagnosis</w:t>
            </w:r>
          </w:p>
        </w:tc>
        <w:tc>
          <w:tcPr>
            <w:tcW w:w="906" w:type="dxa"/>
            <w:shd w:val="clear" w:color="auto" w:fill="FFFFFF" w:themeFill="background1"/>
          </w:tcPr>
          <w:p w14:paraId="0938783A" w14:textId="6B3CFA21" w:rsidR="005E7342" w:rsidRPr="00040837" w:rsidRDefault="005E7342" w:rsidP="00910EC1">
            <w:pPr>
              <w:spacing w:after="0" w:line="240" w:lineRule="auto"/>
              <w:jc w:val="center"/>
              <w:rPr>
                <w:rFonts w:ascii="Arial" w:eastAsia="Times New Roman" w:hAnsi="Arial" w:cs="Arial"/>
                <w:szCs w:val="20"/>
              </w:rPr>
            </w:pPr>
            <w:r>
              <w:rPr>
                <w:rFonts w:ascii="Arial" w:eastAsia="Times New Roman" w:hAnsi="Arial" w:cs="Arial"/>
                <w:szCs w:val="20"/>
              </w:rPr>
              <w:t>R</w:t>
            </w:r>
            <w:r w:rsidR="000041BB">
              <w:rPr>
                <w:rFonts w:ascii="Arial" w:eastAsia="Times New Roman" w:hAnsi="Arial" w:cs="Arial"/>
                <w:szCs w:val="20"/>
              </w:rPr>
              <w:t>*</w:t>
            </w:r>
          </w:p>
        </w:tc>
        <w:tc>
          <w:tcPr>
            <w:tcW w:w="8571" w:type="dxa"/>
            <w:shd w:val="clear" w:color="auto" w:fill="FFFFFF" w:themeFill="background1"/>
          </w:tcPr>
          <w:p w14:paraId="56690383" w14:textId="655A3969" w:rsidR="005E7342" w:rsidRPr="00040837" w:rsidRDefault="009812E5" w:rsidP="00D12D25">
            <w:pPr>
              <w:spacing w:after="0" w:line="240" w:lineRule="auto"/>
              <w:rPr>
                <w:rFonts w:ascii="Arial" w:eastAsia="Times New Roman" w:hAnsi="Arial" w:cs="Arial"/>
                <w:szCs w:val="20"/>
              </w:rPr>
            </w:pPr>
            <w:r>
              <w:rPr>
                <w:rFonts w:ascii="Arial" w:eastAsia="Times New Roman" w:hAnsi="Arial" w:cs="Arial"/>
                <w:szCs w:val="20"/>
              </w:rPr>
              <w:t xml:space="preserve">Required </w:t>
            </w:r>
            <w:r w:rsidR="000041BB">
              <w:rPr>
                <w:rFonts w:ascii="Arial" w:eastAsia="Times New Roman" w:hAnsi="Arial" w:cs="Arial"/>
                <w:szCs w:val="20"/>
              </w:rPr>
              <w:t xml:space="preserve">only </w:t>
            </w:r>
            <w:r>
              <w:rPr>
                <w:rFonts w:ascii="Arial" w:eastAsia="Times New Roman" w:hAnsi="Arial" w:cs="Arial"/>
                <w:szCs w:val="20"/>
              </w:rPr>
              <w:t>for A01, A03</w:t>
            </w:r>
            <w:r w:rsidR="009570C6">
              <w:rPr>
                <w:rFonts w:ascii="Arial" w:eastAsia="Times New Roman" w:hAnsi="Arial" w:cs="Arial"/>
                <w:szCs w:val="20"/>
              </w:rPr>
              <w:t>; optional for other message types</w:t>
            </w:r>
          </w:p>
        </w:tc>
      </w:tr>
      <w:tr w:rsidR="005E7342" w:rsidRPr="00040837" w14:paraId="648B4048" w14:textId="77777777" w:rsidTr="00D12D25">
        <w:trPr>
          <w:trHeight w:val="243"/>
        </w:trPr>
        <w:tc>
          <w:tcPr>
            <w:tcW w:w="1146" w:type="dxa"/>
            <w:shd w:val="clear" w:color="auto" w:fill="FFFFFF" w:themeFill="background1"/>
            <w:noWrap/>
            <w:vAlign w:val="center"/>
            <w:hideMark/>
          </w:tcPr>
          <w:p w14:paraId="68BEAAA0" w14:textId="27003570" w:rsidR="005E7342" w:rsidRPr="00040837" w:rsidRDefault="005E7342" w:rsidP="00910EC1">
            <w:pPr>
              <w:spacing w:after="0" w:line="240" w:lineRule="auto"/>
              <w:jc w:val="both"/>
              <w:rPr>
                <w:rFonts w:ascii="Arial" w:eastAsia="Times New Roman" w:hAnsi="Arial" w:cs="Arial"/>
                <w:szCs w:val="20"/>
              </w:rPr>
            </w:pPr>
            <w:r>
              <w:rPr>
                <w:rFonts w:ascii="Arial" w:eastAsia="Times New Roman" w:hAnsi="Arial" w:cs="Arial"/>
                <w:szCs w:val="20"/>
              </w:rPr>
              <w:t>[</w:t>
            </w:r>
            <w:r w:rsidR="000A51D7">
              <w:rPr>
                <w:rFonts w:ascii="Arial" w:eastAsia="Times New Roman" w:hAnsi="Arial" w:cs="Arial"/>
                <w:szCs w:val="20"/>
              </w:rPr>
              <w:t xml:space="preserve"> </w:t>
            </w:r>
            <w:r>
              <w:rPr>
                <w:rFonts w:ascii="Arial" w:eastAsia="Times New Roman" w:hAnsi="Arial" w:cs="Arial"/>
                <w:szCs w:val="20"/>
              </w:rPr>
              <w:t>{AL1}</w:t>
            </w:r>
            <w:r w:rsidR="000A51D7">
              <w:rPr>
                <w:rFonts w:ascii="Arial" w:eastAsia="Times New Roman" w:hAnsi="Arial" w:cs="Arial"/>
                <w:szCs w:val="20"/>
              </w:rPr>
              <w:t xml:space="preserve"> </w:t>
            </w:r>
            <w:r>
              <w:rPr>
                <w:rFonts w:ascii="Arial" w:eastAsia="Times New Roman" w:hAnsi="Arial" w:cs="Arial"/>
                <w:szCs w:val="20"/>
              </w:rPr>
              <w:t>]</w:t>
            </w:r>
          </w:p>
        </w:tc>
        <w:tc>
          <w:tcPr>
            <w:tcW w:w="3219" w:type="dxa"/>
            <w:shd w:val="clear" w:color="auto" w:fill="FFFFFF" w:themeFill="background1"/>
            <w:noWrap/>
            <w:vAlign w:val="center"/>
            <w:hideMark/>
          </w:tcPr>
          <w:p w14:paraId="75A4AD30" w14:textId="5057E762" w:rsidR="005E7342" w:rsidRPr="00040837" w:rsidRDefault="00910EC1" w:rsidP="00910EC1">
            <w:pPr>
              <w:spacing w:after="0" w:line="240" w:lineRule="auto"/>
              <w:jc w:val="both"/>
              <w:rPr>
                <w:rFonts w:ascii="Arial" w:eastAsia="Times New Roman" w:hAnsi="Arial" w:cs="Arial"/>
                <w:szCs w:val="20"/>
              </w:rPr>
            </w:pPr>
            <w:r>
              <w:rPr>
                <w:rFonts w:ascii="Arial" w:eastAsia="Times New Roman" w:hAnsi="Arial" w:cs="Arial"/>
                <w:szCs w:val="20"/>
              </w:rPr>
              <w:t>Allergy</w:t>
            </w:r>
          </w:p>
        </w:tc>
        <w:tc>
          <w:tcPr>
            <w:tcW w:w="906" w:type="dxa"/>
            <w:shd w:val="clear" w:color="auto" w:fill="FFFFFF" w:themeFill="background1"/>
          </w:tcPr>
          <w:p w14:paraId="49950E50" w14:textId="20F1FC70" w:rsidR="005E7342" w:rsidRPr="00040837" w:rsidRDefault="00910EC1" w:rsidP="00910EC1">
            <w:pPr>
              <w:spacing w:after="0" w:line="240" w:lineRule="auto"/>
              <w:jc w:val="center"/>
              <w:rPr>
                <w:rFonts w:ascii="Arial" w:eastAsia="Times New Roman" w:hAnsi="Arial" w:cs="Arial"/>
                <w:szCs w:val="20"/>
              </w:rPr>
            </w:pPr>
            <w:r>
              <w:rPr>
                <w:rFonts w:ascii="Arial" w:eastAsia="Times New Roman" w:hAnsi="Arial" w:cs="Arial"/>
                <w:szCs w:val="20"/>
              </w:rPr>
              <w:t>O</w:t>
            </w:r>
          </w:p>
        </w:tc>
        <w:tc>
          <w:tcPr>
            <w:tcW w:w="8571" w:type="dxa"/>
            <w:shd w:val="clear" w:color="auto" w:fill="FFFFFF" w:themeFill="background1"/>
          </w:tcPr>
          <w:p w14:paraId="7652E0E9" w14:textId="77777777" w:rsidR="005E7342" w:rsidRPr="00040837" w:rsidRDefault="005E7342" w:rsidP="00910EC1">
            <w:pPr>
              <w:spacing w:after="0" w:line="240" w:lineRule="auto"/>
              <w:jc w:val="both"/>
              <w:rPr>
                <w:rFonts w:ascii="Arial" w:eastAsia="Times New Roman" w:hAnsi="Arial" w:cs="Arial"/>
                <w:szCs w:val="20"/>
              </w:rPr>
            </w:pPr>
          </w:p>
        </w:tc>
      </w:tr>
    </w:tbl>
    <w:p w14:paraId="4D2DEAE3" w14:textId="77777777" w:rsidR="005E7342" w:rsidRPr="00040837" w:rsidRDefault="005E7342" w:rsidP="00046D4C"/>
    <w:p w14:paraId="7598F368" w14:textId="77777777" w:rsidR="005E7342" w:rsidRPr="00040837" w:rsidRDefault="005E7342" w:rsidP="005E7342">
      <w:pPr>
        <w:pStyle w:val="Heading2"/>
        <w:rPr>
          <w:sz w:val="28"/>
        </w:rPr>
      </w:pPr>
      <w:bookmarkStart w:id="253" w:name="_Toc532379647"/>
      <w:bookmarkStart w:id="254" w:name="_Toc20760713"/>
      <w:r w:rsidRPr="00040837">
        <w:rPr>
          <w:sz w:val="28"/>
        </w:rPr>
        <w:t>HL7 ACK Message Segments</w:t>
      </w:r>
      <w:bookmarkEnd w:id="253"/>
      <w:bookmarkEnd w:id="254"/>
    </w:p>
    <w:tbl>
      <w:tblPr>
        <w:tblW w:w="13932" w:type="dxa"/>
        <w:tblInd w:w="85" w:type="dxa"/>
        <w:tblBorders>
          <w:top w:val="double" w:sz="6" w:space="0" w:color="auto"/>
          <w:left w:val="double" w:sz="6" w:space="0" w:color="auto"/>
          <w:bottom w:val="double" w:sz="6" w:space="0" w:color="auto"/>
          <w:right w:val="double" w:sz="6" w:space="0" w:color="auto"/>
          <w:insideH w:val="single" w:sz="4" w:space="0" w:color="auto"/>
          <w:insideV w:val="single" w:sz="4" w:space="0" w:color="auto"/>
        </w:tblBorders>
        <w:tblLook w:val="04A0" w:firstRow="1" w:lastRow="0" w:firstColumn="1" w:lastColumn="0" w:noHBand="0" w:noVBand="1"/>
      </w:tblPr>
      <w:tblGrid>
        <w:gridCol w:w="1146"/>
        <w:gridCol w:w="3219"/>
        <w:gridCol w:w="896"/>
        <w:gridCol w:w="8671"/>
      </w:tblGrid>
      <w:tr w:rsidR="005E7342" w:rsidRPr="00040837" w14:paraId="64C9DA8F" w14:textId="77777777" w:rsidTr="00D12D25">
        <w:trPr>
          <w:trHeight w:val="257"/>
        </w:trPr>
        <w:tc>
          <w:tcPr>
            <w:tcW w:w="1146" w:type="dxa"/>
            <w:shd w:val="clear" w:color="auto" w:fill="B4DDFF" w:themeFill="accent6" w:themeFillTint="33"/>
            <w:noWrap/>
            <w:vAlign w:val="bottom"/>
            <w:hideMark/>
          </w:tcPr>
          <w:p w14:paraId="07BEE109" w14:textId="77777777" w:rsidR="005E7342" w:rsidRPr="00040837" w:rsidRDefault="005E7342" w:rsidP="00910EC1">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Segment</w:t>
            </w:r>
          </w:p>
        </w:tc>
        <w:tc>
          <w:tcPr>
            <w:tcW w:w="3219" w:type="dxa"/>
            <w:shd w:val="clear" w:color="auto" w:fill="B4DDFF" w:themeFill="accent6" w:themeFillTint="33"/>
            <w:noWrap/>
            <w:vAlign w:val="bottom"/>
            <w:hideMark/>
          </w:tcPr>
          <w:p w14:paraId="40CBBA4F" w14:textId="77777777" w:rsidR="005E7342" w:rsidRPr="00040837" w:rsidRDefault="005E7342" w:rsidP="00910EC1">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Description</w:t>
            </w:r>
          </w:p>
        </w:tc>
        <w:tc>
          <w:tcPr>
            <w:tcW w:w="896" w:type="dxa"/>
            <w:shd w:val="clear" w:color="auto" w:fill="B4DDFF" w:themeFill="accent6" w:themeFillTint="33"/>
          </w:tcPr>
          <w:p w14:paraId="62B750B3" w14:textId="77777777" w:rsidR="005E7342" w:rsidRPr="00040837" w:rsidRDefault="005E7342" w:rsidP="00910EC1">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R/O</w:t>
            </w:r>
          </w:p>
        </w:tc>
        <w:tc>
          <w:tcPr>
            <w:tcW w:w="8671" w:type="dxa"/>
            <w:shd w:val="clear" w:color="auto" w:fill="B4DDFF" w:themeFill="accent6" w:themeFillTint="33"/>
          </w:tcPr>
          <w:p w14:paraId="2D9FC15D" w14:textId="77777777" w:rsidR="005E7342" w:rsidRPr="00040837" w:rsidRDefault="005E7342" w:rsidP="00910EC1">
            <w:pPr>
              <w:spacing w:after="0" w:line="240" w:lineRule="auto"/>
              <w:jc w:val="center"/>
              <w:rPr>
                <w:rFonts w:ascii="Arial" w:eastAsia="Times New Roman" w:hAnsi="Arial" w:cs="Arial"/>
                <w:b/>
                <w:bCs/>
                <w:szCs w:val="20"/>
              </w:rPr>
            </w:pPr>
            <w:r w:rsidRPr="00040837">
              <w:rPr>
                <w:rFonts w:ascii="Arial" w:eastAsia="Times New Roman" w:hAnsi="Arial" w:cs="Arial"/>
                <w:b/>
                <w:bCs/>
                <w:szCs w:val="20"/>
              </w:rPr>
              <w:t>Comments</w:t>
            </w:r>
          </w:p>
        </w:tc>
      </w:tr>
      <w:tr w:rsidR="005E7342" w:rsidRPr="00040837" w14:paraId="4A13E331" w14:textId="77777777" w:rsidTr="00D12D25">
        <w:trPr>
          <w:trHeight w:val="243"/>
        </w:trPr>
        <w:tc>
          <w:tcPr>
            <w:tcW w:w="1146" w:type="dxa"/>
            <w:shd w:val="clear" w:color="auto" w:fill="auto"/>
            <w:noWrap/>
            <w:vAlign w:val="center"/>
            <w:hideMark/>
          </w:tcPr>
          <w:p w14:paraId="2ED28E9F" w14:textId="77777777" w:rsidR="005E7342" w:rsidRPr="00040837" w:rsidRDefault="005E7342" w:rsidP="00910EC1">
            <w:pPr>
              <w:spacing w:after="0" w:line="240" w:lineRule="auto"/>
              <w:jc w:val="both"/>
              <w:rPr>
                <w:rFonts w:ascii="Arial" w:eastAsia="Times New Roman" w:hAnsi="Arial" w:cs="Arial"/>
                <w:szCs w:val="20"/>
              </w:rPr>
            </w:pPr>
            <w:r w:rsidRPr="00040837">
              <w:rPr>
                <w:rFonts w:ascii="Arial" w:eastAsia="Times New Roman" w:hAnsi="Arial" w:cs="Arial"/>
                <w:szCs w:val="20"/>
              </w:rPr>
              <w:t>MSH</w:t>
            </w:r>
          </w:p>
        </w:tc>
        <w:tc>
          <w:tcPr>
            <w:tcW w:w="3219" w:type="dxa"/>
            <w:shd w:val="clear" w:color="auto" w:fill="auto"/>
            <w:noWrap/>
            <w:vAlign w:val="center"/>
            <w:hideMark/>
          </w:tcPr>
          <w:p w14:paraId="5EB6281A" w14:textId="77777777" w:rsidR="005E7342" w:rsidRPr="00040837" w:rsidRDefault="005E7342" w:rsidP="00910EC1">
            <w:pPr>
              <w:spacing w:after="0" w:line="240" w:lineRule="auto"/>
              <w:jc w:val="both"/>
              <w:rPr>
                <w:rFonts w:ascii="Arial" w:eastAsia="Times New Roman" w:hAnsi="Arial" w:cs="Arial"/>
                <w:szCs w:val="20"/>
              </w:rPr>
            </w:pPr>
            <w:r w:rsidRPr="00040837">
              <w:rPr>
                <w:rFonts w:ascii="Arial" w:eastAsia="Times New Roman" w:hAnsi="Arial" w:cs="Arial"/>
                <w:szCs w:val="20"/>
              </w:rPr>
              <w:t>Message header</w:t>
            </w:r>
          </w:p>
        </w:tc>
        <w:tc>
          <w:tcPr>
            <w:tcW w:w="896" w:type="dxa"/>
          </w:tcPr>
          <w:p w14:paraId="0D2D4C15" w14:textId="77777777" w:rsidR="005E7342" w:rsidRPr="00040837" w:rsidRDefault="005E7342" w:rsidP="00910EC1">
            <w:pPr>
              <w:spacing w:after="0" w:line="240" w:lineRule="auto"/>
              <w:jc w:val="center"/>
              <w:rPr>
                <w:rFonts w:ascii="Arial" w:eastAsia="Times New Roman" w:hAnsi="Arial" w:cs="Arial"/>
                <w:szCs w:val="20"/>
              </w:rPr>
            </w:pPr>
            <w:r w:rsidRPr="00040837">
              <w:rPr>
                <w:rFonts w:ascii="Arial" w:eastAsia="Times New Roman" w:hAnsi="Arial" w:cs="Arial"/>
                <w:szCs w:val="20"/>
              </w:rPr>
              <w:t>R</w:t>
            </w:r>
          </w:p>
        </w:tc>
        <w:tc>
          <w:tcPr>
            <w:tcW w:w="8671" w:type="dxa"/>
          </w:tcPr>
          <w:p w14:paraId="1DCC84EB" w14:textId="77777777" w:rsidR="005E7342" w:rsidRPr="00040837" w:rsidRDefault="005E7342" w:rsidP="00910EC1">
            <w:pPr>
              <w:spacing w:after="0" w:line="240" w:lineRule="auto"/>
              <w:jc w:val="both"/>
              <w:rPr>
                <w:rFonts w:ascii="Arial" w:eastAsia="Times New Roman" w:hAnsi="Arial" w:cs="Arial"/>
                <w:szCs w:val="20"/>
              </w:rPr>
            </w:pPr>
          </w:p>
        </w:tc>
      </w:tr>
      <w:tr w:rsidR="005E7342" w:rsidRPr="00040837" w14:paraId="6F58325C" w14:textId="77777777" w:rsidTr="00D12D25">
        <w:trPr>
          <w:trHeight w:val="243"/>
        </w:trPr>
        <w:tc>
          <w:tcPr>
            <w:tcW w:w="1146" w:type="dxa"/>
            <w:shd w:val="clear" w:color="auto" w:fill="auto"/>
            <w:noWrap/>
            <w:vAlign w:val="center"/>
          </w:tcPr>
          <w:p w14:paraId="77FFB500" w14:textId="77777777" w:rsidR="005E7342" w:rsidRPr="00040837" w:rsidRDefault="005E7342" w:rsidP="00910EC1">
            <w:pPr>
              <w:spacing w:after="0" w:line="240" w:lineRule="auto"/>
              <w:jc w:val="both"/>
              <w:rPr>
                <w:rFonts w:ascii="Arial" w:eastAsia="Times New Roman" w:hAnsi="Arial" w:cs="Arial"/>
                <w:szCs w:val="20"/>
              </w:rPr>
            </w:pPr>
            <w:r w:rsidRPr="00040837">
              <w:rPr>
                <w:rFonts w:ascii="Arial" w:eastAsia="Times New Roman" w:hAnsi="Arial" w:cs="Arial"/>
                <w:szCs w:val="20"/>
              </w:rPr>
              <w:t>MSA</w:t>
            </w:r>
          </w:p>
        </w:tc>
        <w:tc>
          <w:tcPr>
            <w:tcW w:w="3219" w:type="dxa"/>
            <w:shd w:val="clear" w:color="auto" w:fill="auto"/>
            <w:noWrap/>
            <w:vAlign w:val="center"/>
          </w:tcPr>
          <w:p w14:paraId="27CFB7EA" w14:textId="77777777" w:rsidR="005E7342" w:rsidRPr="00040837" w:rsidRDefault="005E7342" w:rsidP="00910EC1">
            <w:pPr>
              <w:spacing w:after="0" w:line="240" w:lineRule="auto"/>
              <w:jc w:val="both"/>
              <w:rPr>
                <w:rFonts w:ascii="Arial" w:eastAsia="Times New Roman" w:hAnsi="Arial" w:cs="Arial"/>
                <w:szCs w:val="20"/>
              </w:rPr>
            </w:pPr>
            <w:r w:rsidRPr="00040837">
              <w:rPr>
                <w:rFonts w:ascii="Arial" w:eastAsia="Times New Roman" w:hAnsi="Arial" w:cs="Arial"/>
                <w:szCs w:val="20"/>
              </w:rPr>
              <w:t>Message Acknowledgement</w:t>
            </w:r>
          </w:p>
        </w:tc>
        <w:tc>
          <w:tcPr>
            <w:tcW w:w="896" w:type="dxa"/>
          </w:tcPr>
          <w:p w14:paraId="66CF49AC" w14:textId="77777777" w:rsidR="005E7342" w:rsidRPr="00040837" w:rsidRDefault="005E7342" w:rsidP="00910EC1">
            <w:pPr>
              <w:spacing w:after="0" w:line="240" w:lineRule="auto"/>
              <w:jc w:val="center"/>
              <w:rPr>
                <w:rFonts w:ascii="Arial" w:eastAsia="Times New Roman" w:hAnsi="Arial" w:cs="Arial"/>
                <w:szCs w:val="20"/>
              </w:rPr>
            </w:pPr>
            <w:r w:rsidRPr="00040837">
              <w:rPr>
                <w:rFonts w:ascii="Arial" w:eastAsia="Times New Roman" w:hAnsi="Arial" w:cs="Arial"/>
                <w:szCs w:val="20"/>
              </w:rPr>
              <w:t>R</w:t>
            </w:r>
          </w:p>
        </w:tc>
        <w:tc>
          <w:tcPr>
            <w:tcW w:w="8671" w:type="dxa"/>
          </w:tcPr>
          <w:p w14:paraId="394A3822" w14:textId="77777777" w:rsidR="005E7342" w:rsidRPr="00040837" w:rsidRDefault="005E7342" w:rsidP="00910EC1">
            <w:pPr>
              <w:spacing w:after="0" w:line="240" w:lineRule="auto"/>
              <w:jc w:val="both"/>
              <w:rPr>
                <w:rFonts w:ascii="Arial" w:eastAsia="Times New Roman" w:hAnsi="Arial" w:cs="Arial"/>
                <w:szCs w:val="20"/>
              </w:rPr>
            </w:pPr>
          </w:p>
        </w:tc>
      </w:tr>
      <w:tr w:rsidR="00911196" w:rsidRPr="00911196" w14:paraId="37DB841F" w14:textId="77777777" w:rsidTr="00D12D25">
        <w:trPr>
          <w:trHeight w:val="243"/>
        </w:trPr>
        <w:tc>
          <w:tcPr>
            <w:tcW w:w="1146" w:type="dxa"/>
            <w:shd w:val="clear" w:color="auto" w:fill="auto"/>
            <w:noWrap/>
            <w:vAlign w:val="center"/>
          </w:tcPr>
          <w:p w14:paraId="2590F49A" w14:textId="77777777" w:rsidR="005E7342" w:rsidRPr="00D12D25" w:rsidRDefault="005E7342" w:rsidP="00910EC1">
            <w:pPr>
              <w:spacing w:after="0" w:line="240" w:lineRule="auto"/>
              <w:jc w:val="both"/>
              <w:rPr>
                <w:rFonts w:ascii="Arial" w:eastAsia="Times New Roman" w:hAnsi="Arial" w:cs="Arial"/>
                <w:szCs w:val="20"/>
              </w:rPr>
            </w:pPr>
            <w:r w:rsidRPr="00D12D25">
              <w:rPr>
                <w:rFonts w:ascii="Arial" w:eastAsia="Times New Roman" w:hAnsi="Arial" w:cs="Arial"/>
                <w:szCs w:val="20"/>
              </w:rPr>
              <w:t>ERR</w:t>
            </w:r>
          </w:p>
        </w:tc>
        <w:tc>
          <w:tcPr>
            <w:tcW w:w="3219" w:type="dxa"/>
            <w:shd w:val="clear" w:color="auto" w:fill="auto"/>
            <w:noWrap/>
            <w:vAlign w:val="center"/>
          </w:tcPr>
          <w:p w14:paraId="4504711E" w14:textId="77777777" w:rsidR="005E7342" w:rsidRPr="00D12D25" w:rsidRDefault="005E7342" w:rsidP="00910EC1">
            <w:pPr>
              <w:spacing w:after="0" w:line="240" w:lineRule="auto"/>
              <w:jc w:val="both"/>
              <w:rPr>
                <w:rFonts w:ascii="Arial" w:eastAsia="Times New Roman" w:hAnsi="Arial" w:cs="Arial"/>
                <w:szCs w:val="20"/>
              </w:rPr>
            </w:pPr>
            <w:r w:rsidRPr="00D12D25">
              <w:rPr>
                <w:rFonts w:ascii="Arial" w:eastAsia="Times New Roman" w:hAnsi="Arial" w:cs="Arial"/>
                <w:szCs w:val="20"/>
              </w:rPr>
              <w:t>Error Information</w:t>
            </w:r>
          </w:p>
        </w:tc>
        <w:tc>
          <w:tcPr>
            <w:tcW w:w="896" w:type="dxa"/>
            <w:shd w:val="clear" w:color="auto" w:fill="auto"/>
          </w:tcPr>
          <w:p w14:paraId="56745614" w14:textId="185CD5EB" w:rsidR="005E7342" w:rsidRPr="00D12D25" w:rsidRDefault="00511B22" w:rsidP="00910EC1">
            <w:pPr>
              <w:spacing w:after="0" w:line="240" w:lineRule="auto"/>
              <w:jc w:val="center"/>
              <w:rPr>
                <w:rFonts w:ascii="Arial" w:eastAsia="Times New Roman" w:hAnsi="Arial" w:cs="Arial"/>
                <w:szCs w:val="20"/>
              </w:rPr>
            </w:pPr>
            <w:r>
              <w:rPr>
                <w:rFonts w:ascii="Arial" w:eastAsia="Times New Roman" w:hAnsi="Arial" w:cs="Arial"/>
                <w:szCs w:val="20"/>
              </w:rPr>
              <w:t>O</w:t>
            </w:r>
          </w:p>
        </w:tc>
        <w:tc>
          <w:tcPr>
            <w:tcW w:w="8671" w:type="dxa"/>
            <w:shd w:val="clear" w:color="auto" w:fill="auto"/>
          </w:tcPr>
          <w:p w14:paraId="4817105C" w14:textId="3C874C72" w:rsidR="005E7342" w:rsidRPr="00D12D25" w:rsidRDefault="005E7342" w:rsidP="00910EC1">
            <w:pPr>
              <w:spacing w:after="0" w:line="240" w:lineRule="auto"/>
              <w:jc w:val="both"/>
              <w:rPr>
                <w:rFonts w:ascii="Arial" w:eastAsia="Times New Roman" w:hAnsi="Arial" w:cs="Arial"/>
                <w:szCs w:val="20"/>
              </w:rPr>
            </w:pPr>
          </w:p>
        </w:tc>
      </w:tr>
      <w:tr w:rsidR="005E7342" w:rsidRPr="00040837" w14:paraId="15255FA3" w14:textId="77777777" w:rsidTr="00D12D25">
        <w:trPr>
          <w:trHeight w:val="243"/>
        </w:trPr>
        <w:tc>
          <w:tcPr>
            <w:tcW w:w="1146" w:type="dxa"/>
            <w:shd w:val="clear" w:color="auto" w:fill="auto"/>
            <w:noWrap/>
            <w:vAlign w:val="center"/>
            <w:hideMark/>
          </w:tcPr>
          <w:p w14:paraId="7B6865E9" w14:textId="77777777" w:rsidR="005E7342" w:rsidRPr="00040837" w:rsidRDefault="005E7342" w:rsidP="00910EC1">
            <w:pPr>
              <w:spacing w:after="0" w:line="240" w:lineRule="auto"/>
              <w:jc w:val="both"/>
              <w:rPr>
                <w:rFonts w:ascii="Arial" w:eastAsia="Times New Roman" w:hAnsi="Arial" w:cs="Arial"/>
                <w:szCs w:val="20"/>
              </w:rPr>
            </w:pPr>
            <w:r w:rsidRPr="00040837">
              <w:rPr>
                <w:rFonts w:ascii="Arial" w:eastAsia="Times New Roman" w:hAnsi="Arial" w:cs="Arial"/>
                <w:szCs w:val="20"/>
              </w:rPr>
              <w:t>NTE</w:t>
            </w:r>
          </w:p>
        </w:tc>
        <w:tc>
          <w:tcPr>
            <w:tcW w:w="3219" w:type="dxa"/>
            <w:shd w:val="clear" w:color="auto" w:fill="auto"/>
            <w:noWrap/>
            <w:vAlign w:val="center"/>
            <w:hideMark/>
          </w:tcPr>
          <w:p w14:paraId="6F1A94E0" w14:textId="77777777" w:rsidR="005E7342" w:rsidRPr="00040837" w:rsidRDefault="005E7342" w:rsidP="00910EC1">
            <w:pPr>
              <w:spacing w:after="0" w:line="240" w:lineRule="auto"/>
              <w:jc w:val="both"/>
              <w:rPr>
                <w:rFonts w:ascii="Arial" w:eastAsia="Times New Roman" w:hAnsi="Arial" w:cs="Arial"/>
                <w:szCs w:val="20"/>
              </w:rPr>
            </w:pPr>
            <w:r w:rsidRPr="00040837">
              <w:rPr>
                <w:rFonts w:ascii="Arial" w:eastAsia="Times New Roman" w:hAnsi="Arial" w:cs="Arial"/>
                <w:szCs w:val="20"/>
              </w:rPr>
              <w:t>Notes and Comments</w:t>
            </w:r>
          </w:p>
        </w:tc>
        <w:tc>
          <w:tcPr>
            <w:tcW w:w="896" w:type="dxa"/>
          </w:tcPr>
          <w:p w14:paraId="69CE51AE" w14:textId="77777777" w:rsidR="005E7342" w:rsidRPr="00040837" w:rsidRDefault="005E7342" w:rsidP="00910EC1">
            <w:pPr>
              <w:spacing w:after="0" w:line="240" w:lineRule="auto"/>
              <w:jc w:val="center"/>
              <w:rPr>
                <w:rFonts w:ascii="Arial" w:eastAsia="Times New Roman" w:hAnsi="Arial" w:cs="Arial"/>
                <w:szCs w:val="20"/>
              </w:rPr>
            </w:pPr>
            <w:r w:rsidRPr="00040837">
              <w:rPr>
                <w:rFonts w:ascii="Arial" w:eastAsia="Times New Roman" w:hAnsi="Arial" w:cs="Arial"/>
                <w:szCs w:val="20"/>
              </w:rPr>
              <w:t>O</w:t>
            </w:r>
          </w:p>
        </w:tc>
        <w:tc>
          <w:tcPr>
            <w:tcW w:w="8671" w:type="dxa"/>
          </w:tcPr>
          <w:p w14:paraId="2B20673D" w14:textId="77777777" w:rsidR="005E7342" w:rsidRPr="00040837" w:rsidRDefault="005E7342" w:rsidP="00910EC1">
            <w:pPr>
              <w:spacing w:after="0" w:line="240" w:lineRule="auto"/>
              <w:jc w:val="both"/>
              <w:rPr>
                <w:rFonts w:ascii="Arial" w:eastAsia="Times New Roman" w:hAnsi="Arial" w:cs="Arial"/>
                <w:szCs w:val="20"/>
              </w:rPr>
            </w:pPr>
          </w:p>
        </w:tc>
      </w:tr>
    </w:tbl>
    <w:p w14:paraId="55D2A6D6" w14:textId="77777777" w:rsidR="005E7342" w:rsidRDefault="005E7342" w:rsidP="005E7342">
      <w:pPr>
        <w:pStyle w:val="Body"/>
        <w:ind w:left="0"/>
        <w:rPr>
          <w:w w:val="100"/>
        </w:rPr>
      </w:pPr>
    </w:p>
    <w:p w14:paraId="0D57498B" w14:textId="77777777" w:rsidR="005E7342" w:rsidRDefault="005E7342" w:rsidP="005E7342">
      <w:pPr>
        <w:rPr>
          <w:rFonts w:ascii="Times New Roman" w:eastAsiaTheme="minorEastAsia" w:hAnsi="Times New Roman" w:cs="Times New Roman"/>
          <w:color w:val="000000"/>
        </w:rPr>
      </w:pPr>
      <w:r>
        <w:br w:type="page"/>
      </w:r>
    </w:p>
    <w:p w14:paraId="68AD1F41" w14:textId="77777777" w:rsidR="005E7342" w:rsidRPr="00551172" w:rsidRDefault="005E7342" w:rsidP="005E7342">
      <w:pPr>
        <w:pStyle w:val="Heading2"/>
        <w:rPr>
          <w:sz w:val="16"/>
          <w:szCs w:val="16"/>
        </w:rPr>
      </w:pPr>
      <w:bookmarkStart w:id="255" w:name="_Toc532379648"/>
      <w:bookmarkStart w:id="256" w:name="_Toc20760714"/>
      <w:r>
        <w:lastRenderedPageBreak/>
        <w:t>Message Structure</w:t>
      </w:r>
      <w:bookmarkEnd w:id="255"/>
      <w:bookmarkEnd w:id="256"/>
      <w:r>
        <w:br/>
      </w:r>
    </w:p>
    <w:p w14:paraId="6E2B7EB2" w14:textId="468F38EA" w:rsidR="005E7342" w:rsidRPr="00C0441B" w:rsidRDefault="005E7342" w:rsidP="005E7342">
      <w:pPr>
        <w:rPr>
          <w:sz w:val="20"/>
        </w:rPr>
      </w:pPr>
      <w:r w:rsidRPr="000041BB">
        <w:rPr>
          <w:rFonts w:ascii="Arial" w:hAnsi="Arial" w:cs="Arial"/>
          <w:b/>
          <w:szCs w:val="20"/>
        </w:rPr>
        <w:t>Note</w:t>
      </w:r>
      <w:r w:rsidRPr="000041BB">
        <w:rPr>
          <w:rFonts w:ascii="Arial" w:hAnsi="Arial" w:cs="Arial"/>
          <w:szCs w:val="20"/>
        </w:rPr>
        <w:t>: Segments surrounded with [ ] indicate an optional segment. Segments surrounded with { } indicate a repeating segment.</w:t>
      </w:r>
      <w:r>
        <w:rPr>
          <w:sz w:val="20"/>
        </w:rPr>
        <w:br/>
      </w:r>
    </w:p>
    <w:p w14:paraId="26576F9A" w14:textId="66C0C147" w:rsidR="009812E5" w:rsidRPr="00AB27D2" w:rsidRDefault="000E72E2" w:rsidP="00975B4D">
      <w:pPr>
        <w:pStyle w:val="Heading3"/>
      </w:pPr>
      <w:bookmarkStart w:id="257" w:name="_Toc20760715"/>
      <w:r>
        <w:t>A01</w:t>
      </w:r>
      <w:r w:rsidR="000A51D7">
        <w:t xml:space="preserve"> – Patient Admission</w:t>
      </w:r>
      <w:bookmarkEnd w:id="2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gridCol w:w="4797"/>
      </w:tblGrid>
      <w:tr w:rsidR="009812E5" w14:paraId="1FBCDEFA" w14:textId="77777777" w:rsidTr="00975B4D">
        <w:trPr>
          <w:trHeight w:val="297"/>
        </w:trPr>
        <w:tc>
          <w:tcPr>
            <w:tcW w:w="4796" w:type="dxa"/>
          </w:tcPr>
          <w:p w14:paraId="036131CD" w14:textId="77777777" w:rsidR="009812E5" w:rsidRDefault="009812E5" w:rsidP="001C6F28">
            <w:pPr>
              <w:rPr>
                <w:rFonts w:ascii="Arial" w:hAnsi="Arial" w:cs="Arial"/>
                <w:b/>
              </w:rPr>
            </w:pPr>
            <w:r w:rsidRPr="00C572CB">
              <w:rPr>
                <w:rFonts w:ascii="Arial" w:hAnsi="Arial" w:cs="Arial"/>
                <w:b/>
                <w:sz w:val="20"/>
                <w:szCs w:val="20"/>
                <w:u w:val="single"/>
              </w:rPr>
              <w:t>Segment</w:t>
            </w:r>
          </w:p>
        </w:tc>
        <w:tc>
          <w:tcPr>
            <w:tcW w:w="4797" w:type="dxa"/>
          </w:tcPr>
          <w:p w14:paraId="42C04A8F" w14:textId="77777777" w:rsidR="009812E5" w:rsidRDefault="009812E5" w:rsidP="001C6F28">
            <w:pPr>
              <w:rPr>
                <w:rFonts w:ascii="Arial" w:hAnsi="Arial" w:cs="Arial"/>
                <w:b/>
              </w:rPr>
            </w:pPr>
            <w:r w:rsidRPr="00C572CB">
              <w:rPr>
                <w:rFonts w:ascii="Arial" w:hAnsi="Arial" w:cs="Arial"/>
                <w:b/>
                <w:sz w:val="20"/>
                <w:szCs w:val="20"/>
                <w:u w:val="single"/>
              </w:rPr>
              <w:t>Description</w:t>
            </w:r>
          </w:p>
        </w:tc>
        <w:tc>
          <w:tcPr>
            <w:tcW w:w="4797" w:type="dxa"/>
          </w:tcPr>
          <w:p w14:paraId="65F9158E" w14:textId="77777777" w:rsidR="009812E5" w:rsidRDefault="009812E5" w:rsidP="001C6F28">
            <w:pPr>
              <w:rPr>
                <w:rFonts w:ascii="Arial" w:hAnsi="Arial" w:cs="Arial"/>
                <w:b/>
              </w:rPr>
            </w:pPr>
            <w:r w:rsidRPr="00C572CB">
              <w:rPr>
                <w:rFonts w:ascii="Arial" w:hAnsi="Arial" w:cs="Arial"/>
                <w:b/>
                <w:sz w:val="20"/>
                <w:szCs w:val="20"/>
                <w:u w:val="single"/>
              </w:rPr>
              <w:t>Comments</w:t>
            </w:r>
          </w:p>
        </w:tc>
      </w:tr>
      <w:tr w:rsidR="009812E5" w14:paraId="15296C5A" w14:textId="77777777" w:rsidTr="00975B4D">
        <w:tc>
          <w:tcPr>
            <w:tcW w:w="4796" w:type="dxa"/>
          </w:tcPr>
          <w:p w14:paraId="2BC2CFFF" w14:textId="77777777" w:rsidR="009812E5" w:rsidRPr="00C572CB" w:rsidRDefault="009812E5" w:rsidP="001C6F28">
            <w:pPr>
              <w:rPr>
                <w:rFonts w:asciiTheme="minorHAnsi" w:hAnsiTheme="minorHAnsi" w:cstheme="minorHAnsi"/>
                <w:sz w:val="20"/>
                <w:szCs w:val="20"/>
              </w:rPr>
            </w:pPr>
            <w:r w:rsidRPr="00C572CB">
              <w:rPr>
                <w:rFonts w:asciiTheme="minorHAnsi" w:hAnsiTheme="minorHAnsi" w:cstheme="minorHAnsi"/>
                <w:sz w:val="20"/>
                <w:szCs w:val="20"/>
              </w:rPr>
              <w:t>MSH</w:t>
            </w:r>
          </w:p>
        </w:tc>
        <w:tc>
          <w:tcPr>
            <w:tcW w:w="4797" w:type="dxa"/>
          </w:tcPr>
          <w:p w14:paraId="6BB245CC" w14:textId="77777777" w:rsidR="009812E5" w:rsidRPr="00C572CB" w:rsidRDefault="009812E5" w:rsidP="001C6F28">
            <w:pPr>
              <w:rPr>
                <w:rFonts w:asciiTheme="minorHAnsi" w:hAnsiTheme="minorHAnsi" w:cstheme="minorHAnsi"/>
                <w:sz w:val="20"/>
                <w:szCs w:val="20"/>
              </w:rPr>
            </w:pPr>
            <w:r w:rsidRPr="00C572CB">
              <w:rPr>
                <w:rFonts w:asciiTheme="minorHAnsi" w:hAnsiTheme="minorHAnsi" w:cstheme="minorHAnsi"/>
                <w:sz w:val="20"/>
                <w:szCs w:val="20"/>
              </w:rPr>
              <w:t>Message Header</w:t>
            </w:r>
          </w:p>
        </w:tc>
        <w:tc>
          <w:tcPr>
            <w:tcW w:w="4797" w:type="dxa"/>
          </w:tcPr>
          <w:p w14:paraId="312C8CFC" w14:textId="77777777" w:rsidR="009812E5" w:rsidRDefault="009812E5" w:rsidP="001C6F28">
            <w:pPr>
              <w:rPr>
                <w:rFonts w:ascii="Arial" w:hAnsi="Arial" w:cs="Arial"/>
                <w:b/>
              </w:rPr>
            </w:pPr>
          </w:p>
        </w:tc>
      </w:tr>
      <w:tr w:rsidR="009812E5" w14:paraId="3B97BB30" w14:textId="77777777" w:rsidTr="00975B4D">
        <w:tc>
          <w:tcPr>
            <w:tcW w:w="4796" w:type="dxa"/>
          </w:tcPr>
          <w:p w14:paraId="712E7323" w14:textId="77777777" w:rsidR="009812E5" w:rsidRPr="00C572CB" w:rsidRDefault="009812E5" w:rsidP="001C6F28">
            <w:pPr>
              <w:rPr>
                <w:rFonts w:asciiTheme="minorHAnsi" w:hAnsiTheme="minorHAnsi" w:cstheme="minorHAnsi"/>
                <w:sz w:val="20"/>
                <w:szCs w:val="20"/>
              </w:rPr>
            </w:pPr>
            <w:r>
              <w:rPr>
                <w:rFonts w:asciiTheme="minorHAnsi" w:hAnsiTheme="minorHAnsi" w:cstheme="minorHAnsi"/>
                <w:sz w:val="20"/>
                <w:szCs w:val="20"/>
              </w:rPr>
              <w:t>EVN</w:t>
            </w:r>
          </w:p>
        </w:tc>
        <w:tc>
          <w:tcPr>
            <w:tcW w:w="4797" w:type="dxa"/>
          </w:tcPr>
          <w:p w14:paraId="1E03F9A2" w14:textId="77777777" w:rsidR="009812E5" w:rsidRPr="00C572CB" w:rsidRDefault="009812E5" w:rsidP="001C6F28">
            <w:pPr>
              <w:rPr>
                <w:rFonts w:asciiTheme="minorHAnsi" w:hAnsiTheme="minorHAnsi" w:cstheme="minorHAnsi"/>
                <w:sz w:val="20"/>
                <w:szCs w:val="20"/>
              </w:rPr>
            </w:pPr>
            <w:r>
              <w:rPr>
                <w:rFonts w:asciiTheme="minorHAnsi" w:hAnsiTheme="minorHAnsi" w:cstheme="minorHAnsi"/>
                <w:sz w:val="20"/>
                <w:szCs w:val="20"/>
              </w:rPr>
              <w:t>Event Identification</w:t>
            </w:r>
          </w:p>
        </w:tc>
        <w:tc>
          <w:tcPr>
            <w:tcW w:w="4797" w:type="dxa"/>
          </w:tcPr>
          <w:p w14:paraId="198C6F54" w14:textId="77777777" w:rsidR="009812E5" w:rsidRDefault="009812E5" w:rsidP="001C6F28">
            <w:pPr>
              <w:rPr>
                <w:rFonts w:ascii="Arial" w:hAnsi="Arial" w:cs="Arial"/>
                <w:b/>
              </w:rPr>
            </w:pPr>
          </w:p>
        </w:tc>
      </w:tr>
      <w:tr w:rsidR="009812E5" w14:paraId="2538B5C6" w14:textId="77777777" w:rsidTr="00975B4D">
        <w:tc>
          <w:tcPr>
            <w:tcW w:w="4796" w:type="dxa"/>
          </w:tcPr>
          <w:p w14:paraId="46F4F9D4" w14:textId="77777777" w:rsidR="009812E5" w:rsidRPr="00C572CB" w:rsidRDefault="009812E5" w:rsidP="001C6F28">
            <w:pPr>
              <w:rPr>
                <w:rFonts w:asciiTheme="minorHAnsi" w:hAnsiTheme="minorHAnsi" w:cstheme="minorHAnsi"/>
                <w:sz w:val="20"/>
                <w:szCs w:val="20"/>
              </w:rPr>
            </w:pPr>
            <w:r>
              <w:rPr>
                <w:rFonts w:asciiTheme="minorHAnsi" w:hAnsiTheme="minorHAnsi" w:cstheme="minorHAnsi"/>
                <w:sz w:val="20"/>
                <w:szCs w:val="20"/>
              </w:rPr>
              <w:t>PID</w:t>
            </w:r>
          </w:p>
        </w:tc>
        <w:tc>
          <w:tcPr>
            <w:tcW w:w="4797" w:type="dxa"/>
          </w:tcPr>
          <w:p w14:paraId="3F21083E" w14:textId="77777777" w:rsidR="009812E5" w:rsidRPr="00C572CB" w:rsidRDefault="009812E5" w:rsidP="001C6F28">
            <w:pPr>
              <w:rPr>
                <w:rFonts w:asciiTheme="minorHAnsi" w:hAnsiTheme="minorHAnsi" w:cstheme="minorHAnsi"/>
                <w:sz w:val="20"/>
                <w:szCs w:val="20"/>
              </w:rPr>
            </w:pPr>
            <w:r>
              <w:rPr>
                <w:rFonts w:asciiTheme="minorHAnsi" w:hAnsiTheme="minorHAnsi" w:cstheme="minorHAnsi"/>
                <w:sz w:val="20"/>
                <w:szCs w:val="20"/>
              </w:rPr>
              <w:t>Patient Identification</w:t>
            </w:r>
          </w:p>
        </w:tc>
        <w:tc>
          <w:tcPr>
            <w:tcW w:w="4797" w:type="dxa"/>
          </w:tcPr>
          <w:p w14:paraId="7145FE46" w14:textId="77777777" w:rsidR="009812E5" w:rsidRDefault="009812E5" w:rsidP="001C6F28">
            <w:pPr>
              <w:rPr>
                <w:rFonts w:ascii="Arial" w:hAnsi="Arial" w:cs="Arial"/>
                <w:b/>
              </w:rPr>
            </w:pPr>
          </w:p>
        </w:tc>
      </w:tr>
      <w:tr w:rsidR="009812E5" w14:paraId="0BFF311A" w14:textId="77777777" w:rsidTr="00975B4D">
        <w:tc>
          <w:tcPr>
            <w:tcW w:w="4796" w:type="dxa"/>
          </w:tcPr>
          <w:p w14:paraId="0BA2279A" w14:textId="77777777" w:rsidR="009812E5" w:rsidRPr="00C572CB" w:rsidRDefault="009812E5" w:rsidP="001C6F28">
            <w:pPr>
              <w:rPr>
                <w:rFonts w:asciiTheme="minorHAnsi" w:hAnsiTheme="minorHAnsi" w:cstheme="minorHAnsi"/>
                <w:sz w:val="20"/>
                <w:szCs w:val="20"/>
              </w:rPr>
            </w:pPr>
            <w:r>
              <w:rPr>
                <w:rFonts w:asciiTheme="minorHAnsi" w:hAnsiTheme="minorHAnsi" w:cstheme="minorHAnsi"/>
                <w:sz w:val="20"/>
                <w:szCs w:val="20"/>
              </w:rPr>
              <w:t>PV1</w:t>
            </w:r>
          </w:p>
        </w:tc>
        <w:tc>
          <w:tcPr>
            <w:tcW w:w="4797" w:type="dxa"/>
          </w:tcPr>
          <w:p w14:paraId="66D5FB09" w14:textId="77777777" w:rsidR="009812E5" w:rsidRPr="00C572CB" w:rsidRDefault="009812E5" w:rsidP="001C6F28">
            <w:pPr>
              <w:rPr>
                <w:rFonts w:asciiTheme="minorHAnsi" w:hAnsiTheme="minorHAnsi" w:cstheme="minorHAnsi"/>
                <w:sz w:val="20"/>
                <w:szCs w:val="20"/>
              </w:rPr>
            </w:pPr>
            <w:r>
              <w:rPr>
                <w:rFonts w:asciiTheme="minorHAnsi" w:hAnsiTheme="minorHAnsi" w:cstheme="minorHAnsi"/>
                <w:sz w:val="20"/>
                <w:szCs w:val="20"/>
              </w:rPr>
              <w:t>Patient Visit</w:t>
            </w:r>
          </w:p>
        </w:tc>
        <w:tc>
          <w:tcPr>
            <w:tcW w:w="4797" w:type="dxa"/>
          </w:tcPr>
          <w:p w14:paraId="3A0C7C09" w14:textId="77777777" w:rsidR="009812E5" w:rsidRDefault="009812E5" w:rsidP="001C6F28">
            <w:pPr>
              <w:rPr>
                <w:rFonts w:ascii="Arial" w:hAnsi="Arial" w:cs="Arial"/>
                <w:b/>
              </w:rPr>
            </w:pPr>
          </w:p>
        </w:tc>
      </w:tr>
      <w:tr w:rsidR="009812E5" w14:paraId="581DC68E" w14:textId="77777777" w:rsidTr="00975B4D">
        <w:tc>
          <w:tcPr>
            <w:tcW w:w="4796" w:type="dxa"/>
          </w:tcPr>
          <w:p w14:paraId="580B5F07" w14:textId="3A2172C8" w:rsidR="009812E5" w:rsidRPr="00C572CB" w:rsidRDefault="000041BB" w:rsidP="001C6F28">
            <w:pPr>
              <w:rPr>
                <w:rFonts w:asciiTheme="minorHAnsi" w:hAnsiTheme="minorHAnsi" w:cstheme="minorHAnsi"/>
                <w:sz w:val="20"/>
                <w:szCs w:val="20"/>
              </w:rPr>
            </w:pPr>
            <w:r>
              <w:rPr>
                <w:rFonts w:asciiTheme="minorHAnsi" w:hAnsiTheme="minorHAnsi" w:cstheme="minorHAnsi"/>
                <w:sz w:val="20"/>
                <w:szCs w:val="20"/>
              </w:rPr>
              <w:t xml:space="preserve">[ </w:t>
            </w:r>
            <w:r w:rsidR="009812E5">
              <w:rPr>
                <w:rFonts w:asciiTheme="minorHAnsi" w:hAnsiTheme="minorHAnsi" w:cstheme="minorHAnsi"/>
                <w:sz w:val="20"/>
                <w:szCs w:val="20"/>
              </w:rPr>
              <w:t xml:space="preserve">PV2 </w:t>
            </w:r>
            <w:r>
              <w:rPr>
                <w:rFonts w:asciiTheme="minorHAnsi" w:hAnsiTheme="minorHAnsi" w:cstheme="minorHAnsi"/>
                <w:sz w:val="20"/>
                <w:szCs w:val="20"/>
              </w:rPr>
              <w:t>]</w:t>
            </w:r>
          </w:p>
        </w:tc>
        <w:tc>
          <w:tcPr>
            <w:tcW w:w="4797" w:type="dxa"/>
          </w:tcPr>
          <w:p w14:paraId="47496C4E" w14:textId="77777777" w:rsidR="009812E5" w:rsidRPr="00C572CB" w:rsidRDefault="009812E5" w:rsidP="001C6F28">
            <w:pPr>
              <w:rPr>
                <w:rFonts w:asciiTheme="minorHAnsi" w:hAnsiTheme="minorHAnsi" w:cstheme="minorHAnsi"/>
                <w:sz w:val="20"/>
                <w:szCs w:val="20"/>
              </w:rPr>
            </w:pPr>
            <w:r>
              <w:rPr>
                <w:rFonts w:asciiTheme="minorHAnsi" w:hAnsiTheme="minorHAnsi" w:cstheme="minorHAnsi"/>
                <w:sz w:val="20"/>
                <w:szCs w:val="20"/>
              </w:rPr>
              <w:t>Patient Visit – Additional Info</w:t>
            </w:r>
          </w:p>
        </w:tc>
        <w:tc>
          <w:tcPr>
            <w:tcW w:w="4797" w:type="dxa"/>
          </w:tcPr>
          <w:p w14:paraId="66CCC13A" w14:textId="77777777" w:rsidR="009812E5" w:rsidRDefault="009812E5" w:rsidP="001C6F28">
            <w:pPr>
              <w:rPr>
                <w:rFonts w:ascii="Arial" w:hAnsi="Arial" w:cs="Arial"/>
                <w:b/>
              </w:rPr>
            </w:pPr>
          </w:p>
        </w:tc>
      </w:tr>
      <w:tr w:rsidR="009812E5" w14:paraId="5FB138EA" w14:textId="77777777" w:rsidTr="00975B4D">
        <w:tc>
          <w:tcPr>
            <w:tcW w:w="4796" w:type="dxa"/>
          </w:tcPr>
          <w:p w14:paraId="0957126D" w14:textId="77777777" w:rsidR="009812E5" w:rsidRPr="00C572CB" w:rsidRDefault="009812E5" w:rsidP="001C6F28">
            <w:pPr>
              <w:rPr>
                <w:rFonts w:asciiTheme="minorHAnsi" w:hAnsiTheme="minorHAnsi" w:cstheme="minorHAnsi"/>
                <w:sz w:val="20"/>
                <w:szCs w:val="20"/>
              </w:rPr>
            </w:pPr>
            <w:r>
              <w:rPr>
                <w:rFonts w:asciiTheme="minorHAnsi" w:hAnsiTheme="minorHAnsi" w:cstheme="minorHAnsi"/>
                <w:sz w:val="20"/>
                <w:szCs w:val="20"/>
              </w:rPr>
              <w:t>{ DG1 }</w:t>
            </w:r>
          </w:p>
        </w:tc>
        <w:tc>
          <w:tcPr>
            <w:tcW w:w="4797" w:type="dxa"/>
          </w:tcPr>
          <w:p w14:paraId="6C6A9518" w14:textId="77777777" w:rsidR="009812E5" w:rsidRPr="00C572CB" w:rsidRDefault="009812E5" w:rsidP="001C6F28">
            <w:pPr>
              <w:rPr>
                <w:rFonts w:asciiTheme="minorHAnsi" w:hAnsiTheme="minorHAnsi" w:cstheme="minorHAnsi"/>
                <w:sz w:val="20"/>
                <w:szCs w:val="20"/>
              </w:rPr>
            </w:pPr>
            <w:r>
              <w:rPr>
                <w:rFonts w:asciiTheme="minorHAnsi" w:hAnsiTheme="minorHAnsi" w:cstheme="minorHAnsi"/>
                <w:sz w:val="20"/>
                <w:szCs w:val="20"/>
              </w:rPr>
              <w:t>Patient Diagnosis</w:t>
            </w:r>
          </w:p>
        </w:tc>
        <w:tc>
          <w:tcPr>
            <w:tcW w:w="4797" w:type="dxa"/>
          </w:tcPr>
          <w:p w14:paraId="4FE6AE15" w14:textId="77777777" w:rsidR="009812E5" w:rsidRDefault="009812E5" w:rsidP="001C6F28">
            <w:pPr>
              <w:rPr>
                <w:rFonts w:ascii="Arial" w:hAnsi="Arial" w:cs="Arial"/>
                <w:b/>
              </w:rPr>
            </w:pPr>
          </w:p>
        </w:tc>
      </w:tr>
      <w:tr w:rsidR="009812E5" w14:paraId="686AF0A3" w14:textId="77777777" w:rsidTr="00975B4D">
        <w:tc>
          <w:tcPr>
            <w:tcW w:w="4796" w:type="dxa"/>
          </w:tcPr>
          <w:p w14:paraId="2CE14851" w14:textId="604B5F20" w:rsidR="000E72E2" w:rsidRDefault="009812E5" w:rsidP="000E72E2">
            <w:pPr>
              <w:rPr>
                <w:rFonts w:asciiTheme="minorHAnsi" w:hAnsiTheme="minorHAnsi" w:cstheme="minorHAnsi"/>
                <w:sz w:val="20"/>
                <w:szCs w:val="20"/>
              </w:rPr>
            </w:pPr>
            <w:r>
              <w:rPr>
                <w:rFonts w:asciiTheme="minorHAnsi" w:hAnsiTheme="minorHAnsi" w:cstheme="minorHAnsi"/>
                <w:sz w:val="20"/>
                <w:szCs w:val="20"/>
              </w:rPr>
              <w:t>[ { AL1 } ]</w:t>
            </w:r>
          </w:p>
        </w:tc>
        <w:tc>
          <w:tcPr>
            <w:tcW w:w="4797" w:type="dxa"/>
          </w:tcPr>
          <w:p w14:paraId="59A02710" w14:textId="77777777" w:rsidR="009812E5" w:rsidRPr="00C572CB" w:rsidRDefault="009812E5" w:rsidP="001C6F28">
            <w:pPr>
              <w:rPr>
                <w:rFonts w:asciiTheme="minorHAnsi" w:hAnsiTheme="minorHAnsi" w:cstheme="minorHAnsi"/>
                <w:sz w:val="20"/>
                <w:szCs w:val="20"/>
              </w:rPr>
            </w:pPr>
            <w:r>
              <w:rPr>
                <w:rFonts w:asciiTheme="minorHAnsi" w:hAnsiTheme="minorHAnsi" w:cstheme="minorHAnsi"/>
                <w:sz w:val="20"/>
                <w:szCs w:val="20"/>
              </w:rPr>
              <w:t>Patient Allergy</w:t>
            </w:r>
          </w:p>
        </w:tc>
        <w:tc>
          <w:tcPr>
            <w:tcW w:w="4797" w:type="dxa"/>
          </w:tcPr>
          <w:p w14:paraId="70077045" w14:textId="77777777" w:rsidR="009812E5" w:rsidRDefault="009812E5" w:rsidP="001C6F28">
            <w:pPr>
              <w:rPr>
                <w:rFonts w:ascii="Arial" w:hAnsi="Arial" w:cs="Arial"/>
                <w:b/>
              </w:rPr>
            </w:pPr>
          </w:p>
        </w:tc>
      </w:tr>
    </w:tbl>
    <w:p w14:paraId="09C3CCD8" w14:textId="3ED933C4" w:rsidR="000E72E2" w:rsidRPr="00975B4D" w:rsidRDefault="000E72E2" w:rsidP="00975B4D">
      <w:pPr>
        <w:pStyle w:val="Heading3"/>
      </w:pPr>
      <w:bookmarkStart w:id="258" w:name="_Toc20760716"/>
      <w:r>
        <w:t>A03</w:t>
      </w:r>
      <w:r w:rsidR="000A51D7">
        <w:t xml:space="preserve"> – Patient Discharge</w:t>
      </w:r>
      <w:bookmarkEnd w:id="2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gridCol w:w="4797"/>
      </w:tblGrid>
      <w:tr w:rsidR="000E72E2" w14:paraId="1BFF1360" w14:textId="77777777" w:rsidTr="00975B4D">
        <w:trPr>
          <w:trHeight w:val="297"/>
        </w:trPr>
        <w:tc>
          <w:tcPr>
            <w:tcW w:w="4796" w:type="dxa"/>
          </w:tcPr>
          <w:p w14:paraId="3796349D" w14:textId="77777777" w:rsidR="000E72E2" w:rsidRDefault="000E72E2" w:rsidP="00565C9A">
            <w:pPr>
              <w:rPr>
                <w:rFonts w:ascii="Arial" w:hAnsi="Arial" w:cs="Arial"/>
                <w:b/>
              </w:rPr>
            </w:pPr>
            <w:r w:rsidRPr="00C572CB">
              <w:rPr>
                <w:rFonts w:ascii="Arial" w:hAnsi="Arial" w:cs="Arial"/>
                <w:b/>
                <w:sz w:val="20"/>
                <w:szCs w:val="20"/>
                <w:u w:val="single"/>
              </w:rPr>
              <w:t>Segment</w:t>
            </w:r>
          </w:p>
        </w:tc>
        <w:tc>
          <w:tcPr>
            <w:tcW w:w="4797" w:type="dxa"/>
          </w:tcPr>
          <w:p w14:paraId="186D4314" w14:textId="77777777" w:rsidR="000E72E2" w:rsidRDefault="000E72E2" w:rsidP="00565C9A">
            <w:pPr>
              <w:rPr>
                <w:rFonts w:ascii="Arial" w:hAnsi="Arial" w:cs="Arial"/>
                <w:b/>
              </w:rPr>
            </w:pPr>
            <w:r w:rsidRPr="00C572CB">
              <w:rPr>
                <w:rFonts w:ascii="Arial" w:hAnsi="Arial" w:cs="Arial"/>
                <w:b/>
                <w:sz w:val="20"/>
                <w:szCs w:val="20"/>
                <w:u w:val="single"/>
              </w:rPr>
              <w:t>Description</w:t>
            </w:r>
          </w:p>
        </w:tc>
        <w:tc>
          <w:tcPr>
            <w:tcW w:w="4797" w:type="dxa"/>
          </w:tcPr>
          <w:p w14:paraId="32B31A27" w14:textId="77777777" w:rsidR="000E72E2" w:rsidRDefault="000E72E2" w:rsidP="00565C9A">
            <w:pPr>
              <w:rPr>
                <w:rFonts w:ascii="Arial" w:hAnsi="Arial" w:cs="Arial"/>
                <w:b/>
              </w:rPr>
            </w:pPr>
            <w:r w:rsidRPr="00C572CB">
              <w:rPr>
                <w:rFonts w:ascii="Arial" w:hAnsi="Arial" w:cs="Arial"/>
                <w:b/>
                <w:sz w:val="20"/>
                <w:szCs w:val="20"/>
                <w:u w:val="single"/>
              </w:rPr>
              <w:t>Comments</w:t>
            </w:r>
          </w:p>
        </w:tc>
      </w:tr>
      <w:tr w:rsidR="000E72E2" w14:paraId="14E2BE91" w14:textId="77777777" w:rsidTr="00975B4D">
        <w:tc>
          <w:tcPr>
            <w:tcW w:w="4796" w:type="dxa"/>
          </w:tcPr>
          <w:p w14:paraId="23970F1C" w14:textId="77777777" w:rsidR="000E72E2" w:rsidRPr="00C572CB" w:rsidRDefault="000E72E2" w:rsidP="00565C9A">
            <w:pPr>
              <w:rPr>
                <w:rFonts w:asciiTheme="minorHAnsi" w:hAnsiTheme="minorHAnsi" w:cstheme="minorHAnsi"/>
                <w:sz w:val="20"/>
                <w:szCs w:val="20"/>
              </w:rPr>
            </w:pPr>
            <w:r w:rsidRPr="00C572CB">
              <w:rPr>
                <w:rFonts w:asciiTheme="minorHAnsi" w:hAnsiTheme="minorHAnsi" w:cstheme="minorHAnsi"/>
                <w:sz w:val="20"/>
                <w:szCs w:val="20"/>
              </w:rPr>
              <w:t>MSH</w:t>
            </w:r>
          </w:p>
        </w:tc>
        <w:tc>
          <w:tcPr>
            <w:tcW w:w="4797" w:type="dxa"/>
          </w:tcPr>
          <w:p w14:paraId="752B78B7" w14:textId="77777777" w:rsidR="000E72E2" w:rsidRPr="00C572CB" w:rsidRDefault="000E72E2" w:rsidP="00565C9A">
            <w:pPr>
              <w:rPr>
                <w:rFonts w:asciiTheme="minorHAnsi" w:hAnsiTheme="minorHAnsi" w:cstheme="minorHAnsi"/>
                <w:sz w:val="20"/>
                <w:szCs w:val="20"/>
              </w:rPr>
            </w:pPr>
            <w:r w:rsidRPr="00C572CB">
              <w:rPr>
                <w:rFonts w:asciiTheme="minorHAnsi" w:hAnsiTheme="minorHAnsi" w:cstheme="minorHAnsi"/>
                <w:sz w:val="20"/>
                <w:szCs w:val="20"/>
              </w:rPr>
              <w:t>Message Header</w:t>
            </w:r>
          </w:p>
        </w:tc>
        <w:tc>
          <w:tcPr>
            <w:tcW w:w="4797" w:type="dxa"/>
          </w:tcPr>
          <w:p w14:paraId="1FC2F2A1" w14:textId="77777777" w:rsidR="000E72E2" w:rsidRDefault="000E72E2" w:rsidP="00565C9A">
            <w:pPr>
              <w:rPr>
                <w:rFonts w:ascii="Arial" w:hAnsi="Arial" w:cs="Arial"/>
                <w:b/>
              </w:rPr>
            </w:pPr>
          </w:p>
        </w:tc>
      </w:tr>
      <w:tr w:rsidR="000E72E2" w14:paraId="7F46814C" w14:textId="77777777" w:rsidTr="00975B4D">
        <w:tc>
          <w:tcPr>
            <w:tcW w:w="4796" w:type="dxa"/>
          </w:tcPr>
          <w:p w14:paraId="59B57D5E"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EVN</w:t>
            </w:r>
          </w:p>
        </w:tc>
        <w:tc>
          <w:tcPr>
            <w:tcW w:w="4797" w:type="dxa"/>
          </w:tcPr>
          <w:p w14:paraId="22975DEF"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Event Identification</w:t>
            </w:r>
          </w:p>
        </w:tc>
        <w:tc>
          <w:tcPr>
            <w:tcW w:w="4797" w:type="dxa"/>
          </w:tcPr>
          <w:p w14:paraId="23FB6B0C" w14:textId="77777777" w:rsidR="000E72E2" w:rsidRDefault="000E72E2" w:rsidP="00565C9A">
            <w:pPr>
              <w:rPr>
                <w:rFonts w:ascii="Arial" w:hAnsi="Arial" w:cs="Arial"/>
                <w:b/>
              </w:rPr>
            </w:pPr>
          </w:p>
        </w:tc>
      </w:tr>
      <w:tr w:rsidR="000E72E2" w14:paraId="743FA6ED" w14:textId="77777777" w:rsidTr="00975B4D">
        <w:tc>
          <w:tcPr>
            <w:tcW w:w="4796" w:type="dxa"/>
          </w:tcPr>
          <w:p w14:paraId="4EDB4DEC"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PID</w:t>
            </w:r>
          </w:p>
        </w:tc>
        <w:tc>
          <w:tcPr>
            <w:tcW w:w="4797" w:type="dxa"/>
          </w:tcPr>
          <w:p w14:paraId="4E4946C0"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Patient Identification</w:t>
            </w:r>
          </w:p>
        </w:tc>
        <w:tc>
          <w:tcPr>
            <w:tcW w:w="4797" w:type="dxa"/>
          </w:tcPr>
          <w:p w14:paraId="6C2C22CB" w14:textId="77777777" w:rsidR="000E72E2" w:rsidRDefault="000E72E2" w:rsidP="00565C9A">
            <w:pPr>
              <w:rPr>
                <w:rFonts w:ascii="Arial" w:hAnsi="Arial" w:cs="Arial"/>
                <w:b/>
              </w:rPr>
            </w:pPr>
          </w:p>
        </w:tc>
      </w:tr>
      <w:tr w:rsidR="000E72E2" w14:paraId="6A601E69" w14:textId="77777777" w:rsidTr="00975B4D">
        <w:tc>
          <w:tcPr>
            <w:tcW w:w="4796" w:type="dxa"/>
          </w:tcPr>
          <w:p w14:paraId="48F3C291"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PV1</w:t>
            </w:r>
          </w:p>
        </w:tc>
        <w:tc>
          <w:tcPr>
            <w:tcW w:w="4797" w:type="dxa"/>
          </w:tcPr>
          <w:p w14:paraId="4A7C00E1"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Patient Visit</w:t>
            </w:r>
          </w:p>
        </w:tc>
        <w:tc>
          <w:tcPr>
            <w:tcW w:w="4797" w:type="dxa"/>
          </w:tcPr>
          <w:p w14:paraId="123A872A" w14:textId="77777777" w:rsidR="000E72E2" w:rsidRDefault="000E72E2" w:rsidP="00565C9A">
            <w:pPr>
              <w:rPr>
                <w:rFonts w:ascii="Arial" w:hAnsi="Arial" w:cs="Arial"/>
                <w:b/>
              </w:rPr>
            </w:pPr>
          </w:p>
        </w:tc>
      </w:tr>
      <w:tr w:rsidR="000E72E2" w14:paraId="778F1706" w14:textId="77777777" w:rsidTr="00975B4D">
        <w:tc>
          <w:tcPr>
            <w:tcW w:w="4796" w:type="dxa"/>
          </w:tcPr>
          <w:p w14:paraId="047B9F47"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 PV2 ]</w:t>
            </w:r>
          </w:p>
        </w:tc>
        <w:tc>
          <w:tcPr>
            <w:tcW w:w="4797" w:type="dxa"/>
          </w:tcPr>
          <w:p w14:paraId="159A274F"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Patient Visit – Additional Info</w:t>
            </w:r>
          </w:p>
        </w:tc>
        <w:tc>
          <w:tcPr>
            <w:tcW w:w="4797" w:type="dxa"/>
          </w:tcPr>
          <w:p w14:paraId="55E2C43C" w14:textId="77777777" w:rsidR="000E72E2" w:rsidRDefault="000E72E2" w:rsidP="00565C9A">
            <w:pPr>
              <w:rPr>
                <w:rFonts w:ascii="Arial" w:hAnsi="Arial" w:cs="Arial"/>
                <w:b/>
              </w:rPr>
            </w:pPr>
          </w:p>
        </w:tc>
      </w:tr>
      <w:tr w:rsidR="000E72E2" w14:paraId="23B817A5" w14:textId="77777777" w:rsidTr="00975B4D">
        <w:tc>
          <w:tcPr>
            <w:tcW w:w="4796" w:type="dxa"/>
          </w:tcPr>
          <w:p w14:paraId="47732A3B" w14:textId="3C951B34"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 DG1 }</w:t>
            </w:r>
          </w:p>
        </w:tc>
        <w:tc>
          <w:tcPr>
            <w:tcW w:w="4797" w:type="dxa"/>
          </w:tcPr>
          <w:p w14:paraId="2827E663"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Patient Diagnosis</w:t>
            </w:r>
          </w:p>
        </w:tc>
        <w:tc>
          <w:tcPr>
            <w:tcW w:w="4797" w:type="dxa"/>
          </w:tcPr>
          <w:p w14:paraId="1DBE2C59" w14:textId="77777777" w:rsidR="000E72E2" w:rsidRDefault="000E72E2" w:rsidP="00565C9A">
            <w:pPr>
              <w:rPr>
                <w:rFonts w:ascii="Arial" w:hAnsi="Arial" w:cs="Arial"/>
                <w:b/>
              </w:rPr>
            </w:pPr>
          </w:p>
        </w:tc>
      </w:tr>
      <w:tr w:rsidR="000E72E2" w14:paraId="06CF8F85" w14:textId="77777777" w:rsidTr="00975B4D">
        <w:tc>
          <w:tcPr>
            <w:tcW w:w="4796" w:type="dxa"/>
          </w:tcPr>
          <w:p w14:paraId="686FC917" w14:textId="77777777" w:rsidR="000E72E2" w:rsidRDefault="000E72E2" w:rsidP="00565C9A">
            <w:pPr>
              <w:rPr>
                <w:rFonts w:asciiTheme="minorHAnsi" w:hAnsiTheme="minorHAnsi" w:cstheme="minorHAnsi"/>
                <w:sz w:val="20"/>
                <w:szCs w:val="20"/>
              </w:rPr>
            </w:pPr>
            <w:r>
              <w:rPr>
                <w:rFonts w:asciiTheme="minorHAnsi" w:hAnsiTheme="minorHAnsi" w:cstheme="minorHAnsi"/>
                <w:sz w:val="20"/>
                <w:szCs w:val="20"/>
              </w:rPr>
              <w:t>[ { AL1 } ]</w:t>
            </w:r>
          </w:p>
        </w:tc>
        <w:tc>
          <w:tcPr>
            <w:tcW w:w="4797" w:type="dxa"/>
          </w:tcPr>
          <w:p w14:paraId="23826162"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Patient Allergy</w:t>
            </w:r>
          </w:p>
        </w:tc>
        <w:tc>
          <w:tcPr>
            <w:tcW w:w="4797" w:type="dxa"/>
          </w:tcPr>
          <w:p w14:paraId="5BDEA0E6" w14:textId="77777777" w:rsidR="000E72E2" w:rsidRDefault="000E72E2" w:rsidP="00565C9A">
            <w:pPr>
              <w:rPr>
                <w:rFonts w:ascii="Arial" w:hAnsi="Arial" w:cs="Arial"/>
                <w:b/>
              </w:rPr>
            </w:pPr>
          </w:p>
        </w:tc>
      </w:tr>
    </w:tbl>
    <w:p w14:paraId="75A21154" w14:textId="65C3DA47" w:rsidR="00C43AE5" w:rsidRDefault="00C43AE5" w:rsidP="000E72E2">
      <w:pPr>
        <w:rPr>
          <w:rFonts w:ascii="Arial" w:hAnsi="Arial" w:cs="Arial"/>
          <w:b/>
        </w:rPr>
      </w:pPr>
    </w:p>
    <w:p w14:paraId="2599C1FE" w14:textId="77777777" w:rsidR="00C43AE5" w:rsidRDefault="00C43AE5">
      <w:pPr>
        <w:rPr>
          <w:rFonts w:ascii="Arial" w:hAnsi="Arial" w:cs="Arial"/>
          <w:b/>
        </w:rPr>
      </w:pPr>
      <w:r>
        <w:rPr>
          <w:rFonts w:ascii="Arial" w:hAnsi="Arial" w:cs="Arial"/>
          <w:b/>
        </w:rPr>
        <w:br w:type="page"/>
      </w:r>
    </w:p>
    <w:p w14:paraId="4EF345A6" w14:textId="77777777" w:rsidR="000E72E2" w:rsidRDefault="000E72E2" w:rsidP="000E72E2">
      <w:pPr>
        <w:rPr>
          <w:rFonts w:ascii="Arial" w:hAnsi="Arial" w:cs="Arial"/>
          <w:b/>
        </w:rPr>
      </w:pPr>
    </w:p>
    <w:p w14:paraId="4979EC15" w14:textId="05289E62" w:rsidR="000A51D7" w:rsidRPr="00975B4D" w:rsidRDefault="000E72E2" w:rsidP="00D12D25">
      <w:pPr>
        <w:pStyle w:val="Heading3"/>
        <w:rPr>
          <w:rFonts w:eastAsiaTheme="minorEastAsia"/>
        </w:rPr>
      </w:pPr>
      <w:bookmarkStart w:id="259" w:name="_Toc20760717"/>
      <w:r>
        <w:t>A05</w:t>
      </w:r>
      <w:r w:rsidR="000A51D7">
        <w:t xml:space="preserve"> – Patient Registration</w:t>
      </w:r>
      <w:bookmarkEnd w:id="259"/>
      <w:r w:rsidR="000A51D7" w:rsidRPr="00975B4D">
        <w:rPr>
          <w:rFonts w:eastAsiaTheme="minorEastAsia"/>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gridCol w:w="4797"/>
      </w:tblGrid>
      <w:tr w:rsidR="000E72E2" w14:paraId="327BC313" w14:textId="77777777" w:rsidTr="00565C9A">
        <w:trPr>
          <w:trHeight w:val="297"/>
        </w:trPr>
        <w:tc>
          <w:tcPr>
            <w:tcW w:w="4796" w:type="dxa"/>
          </w:tcPr>
          <w:p w14:paraId="6B443C50" w14:textId="77777777" w:rsidR="000E72E2" w:rsidRDefault="000E72E2" w:rsidP="00565C9A">
            <w:pPr>
              <w:rPr>
                <w:rFonts w:ascii="Arial" w:hAnsi="Arial" w:cs="Arial"/>
                <w:b/>
              </w:rPr>
            </w:pPr>
            <w:r w:rsidRPr="00C572CB">
              <w:rPr>
                <w:rFonts w:ascii="Arial" w:hAnsi="Arial" w:cs="Arial"/>
                <w:b/>
                <w:sz w:val="20"/>
                <w:szCs w:val="20"/>
                <w:u w:val="single"/>
              </w:rPr>
              <w:t>Segment</w:t>
            </w:r>
          </w:p>
        </w:tc>
        <w:tc>
          <w:tcPr>
            <w:tcW w:w="4797" w:type="dxa"/>
          </w:tcPr>
          <w:p w14:paraId="33CAC692" w14:textId="77777777" w:rsidR="000E72E2" w:rsidRDefault="000E72E2" w:rsidP="00565C9A">
            <w:pPr>
              <w:rPr>
                <w:rFonts w:ascii="Arial" w:hAnsi="Arial" w:cs="Arial"/>
                <w:b/>
              </w:rPr>
            </w:pPr>
            <w:r w:rsidRPr="00C572CB">
              <w:rPr>
                <w:rFonts w:ascii="Arial" w:hAnsi="Arial" w:cs="Arial"/>
                <w:b/>
                <w:sz w:val="20"/>
                <w:szCs w:val="20"/>
                <w:u w:val="single"/>
              </w:rPr>
              <w:t>Description</w:t>
            </w:r>
          </w:p>
        </w:tc>
        <w:tc>
          <w:tcPr>
            <w:tcW w:w="4797" w:type="dxa"/>
          </w:tcPr>
          <w:p w14:paraId="05308C1C" w14:textId="77777777" w:rsidR="000E72E2" w:rsidRDefault="000E72E2" w:rsidP="00565C9A">
            <w:pPr>
              <w:rPr>
                <w:rFonts w:ascii="Arial" w:hAnsi="Arial" w:cs="Arial"/>
                <w:b/>
              </w:rPr>
            </w:pPr>
            <w:r w:rsidRPr="00C572CB">
              <w:rPr>
                <w:rFonts w:ascii="Arial" w:hAnsi="Arial" w:cs="Arial"/>
                <w:b/>
                <w:sz w:val="20"/>
                <w:szCs w:val="20"/>
                <w:u w:val="single"/>
              </w:rPr>
              <w:t>Comments</w:t>
            </w:r>
          </w:p>
        </w:tc>
      </w:tr>
      <w:tr w:rsidR="000E72E2" w14:paraId="37F72D3C" w14:textId="77777777" w:rsidTr="00565C9A">
        <w:tc>
          <w:tcPr>
            <w:tcW w:w="4796" w:type="dxa"/>
          </w:tcPr>
          <w:p w14:paraId="50F76C85" w14:textId="77777777" w:rsidR="000E72E2" w:rsidRPr="00C572CB" w:rsidRDefault="000E72E2" w:rsidP="00565C9A">
            <w:pPr>
              <w:rPr>
                <w:rFonts w:asciiTheme="minorHAnsi" w:hAnsiTheme="minorHAnsi" w:cstheme="minorHAnsi"/>
                <w:sz w:val="20"/>
                <w:szCs w:val="20"/>
              </w:rPr>
            </w:pPr>
            <w:r w:rsidRPr="00C572CB">
              <w:rPr>
                <w:rFonts w:asciiTheme="minorHAnsi" w:hAnsiTheme="minorHAnsi" w:cstheme="minorHAnsi"/>
                <w:sz w:val="20"/>
                <w:szCs w:val="20"/>
              </w:rPr>
              <w:t>MSH</w:t>
            </w:r>
          </w:p>
        </w:tc>
        <w:tc>
          <w:tcPr>
            <w:tcW w:w="4797" w:type="dxa"/>
          </w:tcPr>
          <w:p w14:paraId="3F0B0222" w14:textId="77777777" w:rsidR="000E72E2" w:rsidRPr="00C572CB" w:rsidRDefault="000E72E2" w:rsidP="00565C9A">
            <w:pPr>
              <w:rPr>
                <w:rFonts w:asciiTheme="minorHAnsi" w:hAnsiTheme="minorHAnsi" w:cstheme="minorHAnsi"/>
                <w:sz w:val="20"/>
                <w:szCs w:val="20"/>
              </w:rPr>
            </w:pPr>
            <w:r w:rsidRPr="00C572CB">
              <w:rPr>
                <w:rFonts w:asciiTheme="minorHAnsi" w:hAnsiTheme="minorHAnsi" w:cstheme="minorHAnsi"/>
                <w:sz w:val="20"/>
                <w:szCs w:val="20"/>
              </w:rPr>
              <w:t>Message Header</w:t>
            </w:r>
          </w:p>
        </w:tc>
        <w:tc>
          <w:tcPr>
            <w:tcW w:w="4797" w:type="dxa"/>
          </w:tcPr>
          <w:p w14:paraId="245DA7B2" w14:textId="53A09A53" w:rsidR="000E72E2" w:rsidRPr="00975B4D" w:rsidRDefault="000E72E2">
            <w:pPr>
              <w:rPr>
                <w:rFonts w:ascii="Arial" w:hAnsi="Arial" w:cs="Arial"/>
                <w:b/>
                <w:bCs/>
              </w:rPr>
            </w:pPr>
          </w:p>
        </w:tc>
      </w:tr>
      <w:tr w:rsidR="000E72E2" w14:paraId="54DEABFB" w14:textId="77777777" w:rsidTr="00565C9A">
        <w:tc>
          <w:tcPr>
            <w:tcW w:w="4796" w:type="dxa"/>
          </w:tcPr>
          <w:p w14:paraId="208F1AE9"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EVN</w:t>
            </w:r>
          </w:p>
        </w:tc>
        <w:tc>
          <w:tcPr>
            <w:tcW w:w="4797" w:type="dxa"/>
          </w:tcPr>
          <w:p w14:paraId="2D081465"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Event Identification</w:t>
            </w:r>
          </w:p>
        </w:tc>
        <w:tc>
          <w:tcPr>
            <w:tcW w:w="4797" w:type="dxa"/>
          </w:tcPr>
          <w:p w14:paraId="2A031F90" w14:textId="77777777" w:rsidR="000E72E2" w:rsidRDefault="000E72E2" w:rsidP="00565C9A">
            <w:pPr>
              <w:rPr>
                <w:rFonts w:ascii="Arial" w:hAnsi="Arial" w:cs="Arial"/>
                <w:b/>
              </w:rPr>
            </w:pPr>
          </w:p>
        </w:tc>
      </w:tr>
      <w:tr w:rsidR="000E72E2" w14:paraId="1A6F9414" w14:textId="77777777" w:rsidTr="00565C9A">
        <w:tc>
          <w:tcPr>
            <w:tcW w:w="4796" w:type="dxa"/>
          </w:tcPr>
          <w:p w14:paraId="7D789FC3"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PID</w:t>
            </w:r>
          </w:p>
        </w:tc>
        <w:tc>
          <w:tcPr>
            <w:tcW w:w="4797" w:type="dxa"/>
          </w:tcPr>
          <w:p w14:paraId="1795E50B"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Patient Identification</w:t>
            </w:r>
          </w:p>
        </w:tc>
        <w:tc>
          <w:tcPr>
            <w:tcW w:w="4797" w:type="dxa"/>
          </w:tcPr>
          <w:p w14:paraId="6C808B5E" w14:textId="77777777" w:rsidR="000E72E2" w:rsidRDefault="000E72E2" w:rsidP="00565C9A">
            <w:pPr>
              <w:rPr>
                <w:rFonts w:ascii="Arial" w:hAnsi="Arial" w:cs="Arial"/>
                <w:b/>
              </w:rPr>
            </w:pPr>
          </w:p>
        </w:tc>
      </w:tr>
      <w:tr w:rsidR="000E72E2" w14:paraId="78AEC64E" w14:textId="77777777" w:rsidTr="00565C9A">
        <w:tc>
          <w:tcPr>
            <w:tcW w:w="4796" w:type="dxa"/>
          </w:tcPr>
          <w:p w14:paraId="459091B7"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PV1</w:t>
            </w:r>
          </w:p>
        </w:tc>
        <w:tc>
          <w:tcPr>
            <w:tcW w:w="4797" w:type="dxa"/>
          </w:tcPr>
          <w:p w14:paraId="5632FA23"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Patient Visit</w:t>
            </w:r>
          </w:p>
        </w:tc>
        <w:tc>
          <w:tcPr>
            <w:tcW w:w="4797" w:type="dxa"/>
          </w:tcPr>
          <w:p w14:paraId="7CB2F6B0" w14:textId="77777777" w:rsidR="000E72E2" w:rsidRDefault="000E72E2" w:rsidP="00565C9A">
            <w:pPr>
              <w:rPr>
                <w:rFonts w:ascii="Arial" w:hAnsi="Arial" w:cs="Arial"/>
                <w:b/>
              </w:rPr>
            </w:pPr>
          </w:p>
        </w:tc>
      </w:tr>
      <w:tr w:rsidR="000E72E2" w14:paraId="6CC02332" w14:textId="77777777" w:rsidTr="00565C9A">
        <w:tc>
          <w:tcPr>
            <w:tcW w:w="4796" w:type="dxa"/>
          </w:tcPr>
          <w:p w14:paraId="63FA8EA7"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 PV2 ]</w:t>
            </w:r>
          </w:p>
        </w:tc>
        <w:tc>
          <w:tcPr>
            <w:tcW w:w="4797" w:type="dxa"/>
          </w:tcPr>
          <w:p w14:paraId="1E3F814D"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Patient Visit – Additional Info</w:t>
            </w:r>
          </w:p>
        </w:tc>
        <w:tc>
          <w:tcPr>
            <w:tcW w:w="4797" w:type="dxa"/>
          </w:tcPr>
          <w:p w14:paraId="05501848" w14:textId="77777777" w:rsidR="000E72E2" w:rsidRDefault="000E72E2" w:rsidP="00565C9A">
            <w:pPr>
              <w:rPr>
                <w:rFonts w:ascii="Arial" w:hAnsi="Arial" w:cs="Arial"/>
                <w:b/>
              </w:rPr>
            </w:pPr>
          </w:p>
        </w:tc>
      </w:tr>
    </w:tbl>
    <w:p w14:paraId="1791FAC6" w14:textId="029BED30" w:rsidR="00C43AE5" w:rsidRDefault="00C43AE5" w:rsidP="000E72E2">
      <w:pPr>
        <w:rPr>
          <w:rFonts w:ascii="Arial" w:hAnsi="Arial" w:cs="Arial"/>
          <w:b/>
        </w:rPr>
      </w:pPr>
    </w:p>
    <w:p w14:paraId="32E6E989" w14:textId="77777777" w:rsidR="00C37DEF" w:rsidRDefault="00C37DEF" w:rsidP="000E72E2">
      <w:pPr>
        <w:rPr>
          <w:rFonts w:ascii="Arial" w:hAnsi="Arial" w:cs="Arial"/>
          <w:b/>
        </w:rPr>
      </w:pPr>
    </w:p>
    <w:p w14:paraId="22B3375D" w14:textId="7CD0CA09" w:rsidR="000E72E2" w:rsidRPr="00975B4D" w:rsidRDefault="000E72E2" w:rsidP="00975B4D">
      <w:pPr>
        <w:pStyle w:val="Heading3"/>
      </w:pPr>
      <w:bookmarkStart w:id="260" w:name="_Toc20760718"/>
      <w:r>
        <w:t>A08</w:t>
      </w:r>
      <w:r w:rsidR="000A51D7">
        <w:t xml:space="preserve"> – Patient Update</w:t>
      </w:r>
      <w:bookmarkEnd w:id="2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gridCol w:w="4797"/>
      </w:tblGrid>
      <w:tr w:rsidR="000E72E2" w14:paraId="591CA540" w14:textId="77777777" w:rsidTr="00565C9A">
        <w:trPr>
          <w:trHeight w:val="297"/>
        </w:trPr>
        <w:tc>
          <w:tcPr>
            <w:tcW w:w="4796" w:type="dxa"/>
          </w:tcPr>
          <w:p w14:paraId="505FA215" w14:textId="77777777" w:rsidR="000E72E2" w:rsidRDefault="000E72E2" w:rsidP="00565C9A">
            <w:pPr>
              <w:rPr>
                <w:rFonts w:ascii="Arial" w:hAnsi="Arial" w:cs="Arial"/>
                <w:b/>
              </w:rPr>
            </w:pPr>
            <w:r w:rsidRPr="00C572CB">
              <w:rPr>
                <w:rFonts w:ascii="Arial" w:hAnsi="Arial" w:cs="Arial"/>
                <w:b/>
                <w:sz w:val="20"/>
                <w:szCs w:val="20"/>
                <w:u w:val="single"/>
              </w:rPr>
              <w:t>Segment</w:t>
            </w:r>
          </w:p>
        </w:tc>
        <w:tc>
          <w:tcPr>
            <w:tcW w:w="4797" w:type="dxa"/>
          </w:tcPr>
          <w:p w14:paraId="7FD9DB6A" w14:textId="77777777" w:rsidR="000E72E2" w:rsidRDefault="000E72E2" w:rsidP="00565C9A">
            <w:pPr>
              <w:rPr>
                <w:rFonts w:ascii="Arial" w:hAnsi="Arial" w:cs="Arial"/>
                <w:b/>
              </w:rPr>
            </w:pPr>
            <w:r w:rsidRPr="00C572CB">
              <w:rPr>
                <w:rFonts w:ascii="Arial" w:hAnsi="Arial" w:cs="Arial"/>
                <w:b/>
                <w:sz w:val="20"/>
                <w:szCs w:val="20"/>
                <w:u w:val="single"/>
              </w:rPr>
              <w:t>Description</w:t>
            </w:r>
          </w:p>
        </w:tc>
        <w:tc>
          <w:tcPr>
            <w:tcW w:w="4797" w:type="dxa"/>
          </w:tcPr>
          <w:p w14:paraId="63C35EE7" w14:textId="77777777" w:rsidR="000E72E2" w:rsidRDefault="000E72E2" w:rsidP="00565C9A">
            <w:pPr>
              <w:rPr>
                <w:rFonts w:ascii="Arial" w:hAnsi="Arial" w:cs="Arial"/>
                <w:b/>
              </w:rPr>
            </w:pPr>
            <w:r w:rsidRPr="00C572CB">
              <w:rPr>
                <w:rFonts w:ascii="Arial" w:hAnsi="Arial" w:cs="Arial"/>
                <w:b/>
                <w:sz w:val="20"/>
                <w:szCs w:val="20"/>
                <w:u w:val="single"/>
              </w:rPr>
              <w:t>Comments</w:t>
            </w:r>
          </w:p>
        </w:tc>
      </w:tr>
      <w:tr w:rsidR="000E72E2" w14:paraId="443E48FB" w14:textId="77777777" w:rsidTr="00565C9A">
        <w:tc>
          <w:tcPr>
            <w:tcW w:w="4796" w:type="dxa"/>
          </w:tcPr>
          <w:p w14:paraId="3AFC6037" w14:textId="77777777" w:rsidR="000E72E2" w:rsidRPr="00C572CB" w:rsidRDefault="000E72E2" w:rsidP="00565C9A">
            <w:pPr>
              <w:rPr>
                <w:rFonts w:asciiTheme="minorHAnsi" w:hAnsiTheme="minorHAnsi" w:cstheme="minorHAnsi"/>
                <w:sz w:val="20"/>
                <w:szCs w:val="20"/>
              </w:rPr>
            </w:pPr>
            <w:r w:rsidRPr="00C572CB">
              <w:rPr>
                <w:rFonts w:asciiTheme="minorHAnsi" w:hAnsiTheme="minorHAnsi" w:cstheme="minorHAnsi"/>
                <w:sz w:val="20"/>
                <w:szCs w:val="20"/>
              </w:rPr>
              <w:t>MSH</w:t>
            </w:r>
          </w:p>
        </w:tc>
        <w:tc>
          <w:tcPr>
            <w:tcW w:w="4797" w:type="dxa"/>
          </w:tcPr>
          <w:p w14:paraId="7F040142" w14:textId="77777777" w:rsidR="000E72E2" w:rsidRPr="00C572CB" w:rsidRDefault="000E72E2" w:rsidP="00565C9A">
            <w:pPr>
              <w:rPr>
                <w:rFonts w:asciiTheme="minorHAnsi" w:hAnsiTheme="minorHAnsi" w:cstheme="minorHAnsi"/>
                <w:sz w:val="20"/>
                <w:szCs w:val="20"/>
              </w:rPr>
            </w:pPr>
            <w:r w:rsidRPr="00C572CB">
              <w:rPr>
                <w:rFonts w:asciiTheme="minorHAnsi" w:hAnsiTheme="minorHAnsi" w:cstheme="minorHAnsi"/>
                <w:sz w:val="20"/>
                <w:szCs w:val="20"/>
              </w:rPr>
              <w:t>Message Header</w:t>
            </w:r>
          </w:p>
        </w:tc>
        <w:tc>
          <w:tcPr>
            <w:tcW w:w="4797" w:type="dxa"/>
          </w:tcPr>
          <w:p w14:paraId="57B134AA" w14:textId="77777777" w:rsidR="000E72E2" w:rsidRDefault="000E72E2" w:rsidP="00565C9A">
            <w:pPr>
              <w:rPr>
                <w:rFonts w:ascii="Arial" w:hAnsi="Arial" w:cs="Arial"/>
                <w:b/>
              </w:rPr>
            </w:pPr>
          </w:p>
        </w:tc>
      </w:tr>
      <w:tr w:rsidR="000E72E2" w14:paraId="78E16F36" w14:textId="77777777" w:rsidTr="00565C9A">
        <w:tc>
          <w:tcPr>
            <w:tcW w:w="4796" w:type="dxa"/>
          </w:tcPr>
          <w:p w14:paraId="24829C41"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EVN</w:t>
            </w:r>
          </w:p>
        </w:tc>
        <w:tc>
          <w:tcPr>
            <w:tcW w:w="4797" w:type="dxa"/>
          </w:tcPr>
          <w:p w14:paraId="41B11FA3"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Event Identification</w:t>
            </w:r>
          </w:p>
        </w:tc>
        <w:tc>
          <w:tcPr>
            <w:tcW w:w="4797" w:type="dxa"/>
          </w:tcPr>
          <w:p w14:paraId="431788A1" w14:textId="77777777" w:rsidR="000E72E2" w:rsidRDefault="000E72E2" w:rsidP="00565C9A">
            <w:pPr>
              <w:rPr>
                <w:rFonts w:ascii="Arial" w:hAnsi="Arial" w:cs="Arial"/>
                <w:b/>
              </w:rPr>
            </w:pPr>
          </w:p>
        </w:tc>
      </w:tr>
      <w:tr w:rsidR="000E72E2" w14:paraId="2405C866" w14:textId="77777777" w:rsidTr="00565C9A">
        <w:tc>
          <w:tcPr>
            <w:tcW w:w="4796" w:type="dxa"/>
          </w:tcPr>
          <w:p w14:paraId="7B746BF1"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PID</w:t>
            </w:r>
          </w:p>
        </w:tc>
        <w:tc>
          <w:tcPr>
            <w:tcW w:w="4797" w:type="dxa"/>
          </w:tcPr>
          <w:p w14:paraId="3C5DEA2C"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Patient Identification</w:t>
            </w:r>
          </w:p>
        </w:tc>
        <w:tc>
          <w:tcPr>
            <w:tcW w:w="4797" w:type="dxa"/>
          </w:tcPr>
          <w:p w14:paraId="79ED69EE" w14:textId="77777777" w:rsidR="000E72E2" w:rsidRDefault="000E72E2" w:rsidP="00565C9A">
            <w:pPr>
              <w:rPr>
                <w:rFonts w:ascii="Arial" w:hAnsi="Arial" w:cs="Arial"/>
                <w:b/>
              </w:rPr>
            </w:pPr>
          </w:p>
        </w:tc>
      </w:tr>
      <w:tr w:rsidR="000E72E2" w14:paraId="1D87441A" w14:textId="77777777" w:rsidTr="00565C9A">
        <w:tc>
          <w:tcPr>
            <w:tcW w:w="4796" w:type="dxa"/>
          </w:tcPr>
          <w:p w14:paraId="0CE5AB21"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PV1</w:t>
            </w:r>
          </w:p>
        </w:tc>
        <w:tc>
          <w:tcPr>
            <w:tcW w:w="4797" w:type="dxa"/>
          </w:tcPr>
          <w:p w14:paraId="61E2BBB2"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Patient Visit</w:t>
            </w:r>
          </w:p>
        </w:tc>
        <w:tc>
          <w:tcPr>
            <w:tcW w:w="4797" w:type="dxa"/>
          </w:tcPr>
          <w:p w14:paraId="52478A08" w14:textId="77777777" w:rsidR="000E72E2" w:rsidRDefault="000E72E2" w:rsidP="00565C9A">
            <w:pPr>
              <w:rPr>
                <w:rFonts w:ascii="Arial" w:hAnsi="Arial" w:cs="Arial"/>
                <w:b/>
              </w:rPr>
            </w:pPr>
          </w:p>
        </w:tc>
      </w:tr>
      <w:tr w:rsidR="000E72E2" w14:paraId="1FF015CC" w14:textId="77777777" w:rsidTr="00565C9A">
        <w:tc>
          <w:tcPr>
            <w:tcW w:w="4796" w:type="dxa"/>
          </w:tcPr>
          <w:p w14:paraId="694C6233"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 PV2 ]</w:t>
            </w:r>
          </w:p>
        </w:tc>
        <w:tc>
          <w:tcPr>
            <w:tcW w:w="4797" w:type="dxa"/>
          </w:tcPr>
          <w:p w14:paraId="326026AE"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Patient Visit – Additional Info</w:t>
            </w:r>
          </w:p>
        </w:tc>
        <w:tc>
          <w:tcPr>
            <w:tcW w:w="4797" w:type="dxa"/>
          </w:tcPr>
          <w:p w14:paraId="2DB8A71F" w14:textId="77777777" w:rsidR="000E72E2" w:rsidRDefault="000E72E2" w:rsidP="00565C9A">
            <w:pPr>
              <w:rPr>
                <w:rFonts w:ascii="Arial" w:hAnsi="Arial" w:cs="Arial"/>
                <w:b/>
              </w:rPr>
            </w:pPr>
          </w:p>
        </w:tc>
      </w:tr>
      <w:tr w:rsidR="000E72E2" w14:paraId="105326EE" w14:textId="77777777" w:rsidTr="00565C9A">
        <w:tc>
          <w:tcPr>
            <w:tcW w:w="4796" w:type="dxa"/>
          </w:tcPr>
          <w:p w14:paraId="5880FC2A" w14:textId="2A636A7B" w:rsidR="000E72E2" w:rsidRPr="00C572CB" w:rsidRDefault="00C43AE5" w:rsidP="00565C9A">
            <w:pPr>
              <w:rPr>
                <w:rFonts w:asciiTheme="minorHAnsi" w:hAnsiTheme="minorHAnsi" w:cstheme="minorHAnsi"/>
                <w:sz w:val="20"/>
                <w:szCs w:val="20"/>
              </w:rPr>
            </w:pPr>
            <w:r>
              <w:rPr>
                <w:rFonts w:asciiTheme="minorHAnsi" w:hAnsiTheme="minorHAnsi" w:cstheme="minorHAnsi"/>
                <w:sz w:val="20"/>
                <w:szCs w:val="20"/>
              </w:rPr>
              <w:t xml:space="preserve">[ </w:t>
            </w:r>
            <w:r w:rsidR="000E72E2">
              <w:rPr>
                <w:rFonts w:asciiTheme="minorHAnsi" w:hAnsiTheme="minorHAnsi" w:cstheme="minorHAnsi"/>
                <w:sz w:val="20"/>
                <w:szCs w:val="20"/>
              </w:rPr>
              <w:t>{ DG1 }</w:t>
            </w:r>
            <w:r>
              <w:rPr>
                <w:rFonts w:asciiTheme="minorHAnsi" w:hAnsiTheme="minorHAnsi" w:cstheme="minorHAnsi"/>
                <w:sz w:val="20"/>
                <w:szCs w:val="20"/>
              </w:rPr>
              <w:t xml:space="preserve"> ]</w:t>
            </w:r>
          </w:p>
        </w:tc>
        <w:tc>
          <w:tcPr>
            <w:tcW w:w="4797" w:type="dxa"/>
          </w:tcPr>
          <w:p w14:paraId="6756B4EB"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Patient Diagnosis</w:t>
            </w:r>
          </w:p>
        </w:tc>
        <w:tc>
          <w:tcPr>
            <w:tcW w:w="4797" w:type="dxa"/>
          </w:tcPr>
          <w:p w14:paraId="0467772A" w14:textId="77777777" w:rsidR="000E72E2" w:rsidRDefault="000E72E2" w:rsidP="00565C9A">
            <w:pPr>
              <w:rPr>
                <w:rFonts w:ascii="Arial" w:hAnsi="Arial" w:cs="Arial"/>
                <w:b/>
              </w:rPr>
            </w:pPr>
          </w:p>
        </w:tc>
      </w:tr>
      <w:tr w:rsidR="000E72E2" w14:paraId="264DEB91" w14:textId="77777777" w:rsidTr="00565C9A">
        <w:tc>
          <w:tcPr>
            <w:tcW w:w="4796" w:type="dxa"/>
          </w:tcPr>
          <w:p w14:paraId="6109336E" w14:textId="77777777" w:rsidR="000E72E2" w:rsidRDefault="000E72E2" w:rsidP="00565C9A">
            <w:pPr>
              <w:rPr>
                <w:rFonts w:asciiTheme="minorHAnsi" w:hAnsiTheme="minorHAnsi" w:cstheme="minorHAnsi"/>
                <w:sz w:val="20"/>
                <w:szCs w:val="20"/>
              </w:rPr>
            </w:pPr>
            <w:r>
              <w:rPr>
                <w:rFonts w:asciiTheme="minorHAnsi" w:hAnsiTheme="minorHAnsi" w:cstheme="minorHAnsi"/>
                <w:sz w:val="20"/>
                <w:szCs w:val="20"/>
              </w:rPr>
              <w:t>[ { AL1 } ]</w:t>
            </w:r>
          </w:p>
        </w:tc>
        <w:tc>
          <w:tcPr>
            <w:tcW w:w="4797" w:type="dxa"/>
          </w:tcPr>
          <w:p w14:paraId="3906DAED" w14:textId="77777777" w:rsidR="000E72E2" w:rsidRPr="00C572CB" w:rsidRDefault="000E72E2" w:rsidP="00565C9A">
            <w:pPr>
              <w:rPr>
                <w:rFonts w:asciiTheme="minorHAnsi" w:hAnsiTheme="minorHAnsi" w:cstheme="minorHAnsi"/>
                <w:sz w:val="20"/>
                <w:szCs w:val="20"/>
              </w:rPr>
            </w:pPr>
            <w:r>
              <w:rPr>
                <w:rFonts w:asciiTheme="minorHAnsi" w:hAnsiTheme="minorHAnsi" w:cstheme="minorHAnsi"/>
                <w:sz w:val="20"/>
                <w:szCs w:val="20"/>
              </w:rPr>
              <w:t>Patient Allergy</w:t>
            </w:r>
          </w:p>
        </w:tc>
        <w:tc>
          <w:tcPr>
            <w:tcW w:w="4797" w:type="dxa"/>
          </w:tcPr>
          <w:p w14:paraId="57099960" w14:textId="77777777" w:rsidR="000E72E2" w:rsidRDefault="000E72E2" w:rsidP="00565C9A">
            <w:pPr>
              <w:rPr>
                <w:rFonts w:ascii="Arial" w:hAnsi="Arial" w:cs="Arial"/>
                <w:b/>
              </w:rPr>
            </w:pPr>
          </w:p>
        </w:tc>
      </w:tr>
    </w:tbl>
    <w:p w14:paraId="6F1CB9C0" w14:textId="77777777" w:rsidR="000E72E2" w:rsidRDefault="000E72E2" w:rsidP="000E72E2">
      <w:pPr>
        <w:rPr>
          <w:rFonts w:ascii="Arial" w:hAnsi="Arial" w:cs="Arial"/>
          <w:b/>
        </w:rPr>
      </w:pPr>
    </w:p>
    <w:p w14:paraId="1756215F" w14:textId="5E4AEA5D" w:rsidR="000E72E2" w:rsidRPr="00975B4D" w:rsidRDefault="000E72E2" w:rsidP="000E72E2">
      <w:pPr>
        <w:rPr>
          <w:rFonts w:ascii="Arial" w:hAnsi="Arial" w:cs="Arial"/>
        </w:rPr>
      </w:pPr>
    </w:p>
    <w:p w14:paraId="7B0DE79B" w14:textId="5F7B2A88" w:rsidR="000E72E2" w:rsidRPr="00975B4D" w:rsidRDefault="000E72E2">
      <w:pPr>
        <w:rPr>
          <w:rFonts w:ascii="Arial" w:hAnsi="Arial" w:cs="Arial"/>
        </w:rPr>
      </w:pPr>
    </w:p>
    <w:p w14:paraId="6885B90A" w14:textId="77777777" w:rsidR="00C53E40" w:rsidRDefault="00C53E40">
      <w:pPr>
        <w:rPr>
          <w:rFonts w:ascii="Arial" w:hAnsi="Arial" w:cs="Arial"/>
        </w:rPr>
      </w:pPr>
      <w:r>
        <w:rPr>
          <w:rFonts w:ascii="Arial" w:hAnsi="Arial" w:cs="Arial"/>
        </w:rPr>
        <w:br w:type="page"/>
      </w:r>
    </w:p>
    <w:p w14:paraId="53F10321" w14:textId="77777777" w:rsidR="005E7342" w:rsidRPr="00C572CB" w:rsidRDefault="005E7342" w:rsidP="005E7342">
      <w:pPr>
        <w:rPr>
          <w:rFonts w:ascii="Arial" w:hAnsi="Arial" w:cs="Arial"/>
          <w:b/>
        </w:rPr>
      </w:pPr>
    </w:p>
    <w:p w14:paraId="6A1F45A6" w14:textId="7B129629" w:rsidR="00943340" w:rsidRDefault="00943340" w:rsidP="00943340">
      <w:pPr>
        <w:pStyle w:val="Heading3"/>
      </w:pPr>
      <w:bookmarkStart w:id="261" w:name="_Toc532379650"/>
      <w:bookmarkStart w:id="262" w:name="_Toc20760719"/>
      <w:r>
        <w:t>ACK</w:t>
      </w:r>
      <w:r w:rsidR="000A51D7">
        <w:t xml:space="preserve"> – Message Acknowledgment</w:t>
      </w:r>
      <w:bookmarkEnd w:id="261"/>
      <w:bookmarkEnd w:id="262"/>
    </w:p>
    <w:p w14:paraId="4CBFE764" w14:textId="77777777" w:rsidR="00943340" w:rsidRPr="00AB27D2" w:rsidRDefault="00943340" w:rsidP="00943340">
      <w:pPr>
        <w:rPr>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gridCol w:w="4797"/>
      </w:tblGrid>
      <w:tr w:rsidR="00943340" w14:paraId="25A7F4C2" w14:textId="77777777" w:rsidTr="001C6F28">
        <w:trPr>
          <w:trHeight w:val="297"/>
        </w:trPr>
        <w:tc>
          <w:tcPr>
            <w:tcW w:w="4796" w:type="dxa"/>
          </w:tcPr>
          <w:p w14:paraId="791CCB5B" w14:textId="77777777" w:rsidR="00943340" w:rsidRDefault="00943340" w:rsidP="001C6F28">
            <w:pPr>
              <w:rPr>
                <w:rFonts w:ascii="Arial" w:hAnsi="Arial" w:cs="Arial"/>
                <w:b/>
              </w:rPr>
            </w:pPr>
            <w:r w:rsidRPr="00C572CB">
              <w:rPr>
                <w:rFonts w:ascii="Arial" w:hAnsi="Arial" w:cs="Arial"/>
                <w:b/>
                <w:sz w:val="20"/>
                <w:szCs w:val="20"/>
                <w:u w:val="single"/>
              </w:rPr>
              <w:t>Segment</w:t>
            </w:r>
          </w:p>
        </w:tc>
        <w:tc>
          <w:tcPr>
            <w:tcW w:w="4797" w:type="dxa"/>
          </w:tcPr>
          <w:p w14:paraId="60B24EB4" w14:textId="77777777" w:rsidR="00943340" w:rsidRDefault="00943340" w:rsidP="001C6F28">
            <w:pPr>
              <w:rPr>
                <w:rFonts w:ascii="Arial" w:hAnsi="Arial" w:cs="Arial"/>
                <w:b/>
              </w:rPr>
            </w:pPr>
            <w:r w:rsidRPr="00C572CB">
              <w:rPr>
                <w:rFonts w:ascii="Arial" w:hAnsi="Arial" w:cs="Arial"/>
                <w:b/>
                <w:sz w:val="20"/>
                <w:szCs w:val="20"/>
                <w:u w:val="single"/>
              </w:rPr>
              <w:t>Description</w:t>
            </w:r>
          </w:p>
        </w:tc>
        <w:tc>
          <w:tcPr>
            <w:tcW w:w="4797" w:type="dxa"/>
          </w:tcPr>
          <w:p w14:paraId="338237EB" w14:textId="77777777" w:rsidR="00943340" w:rsidRDefault="00943340" w:rsidP="001C6F28">
            <w:pPr>
              <w:rPr>
                <w:rFonts w:ascii="Arial" w:hAnsi="Arial" w:cs="Arial"/>
                <w:b/>
              </w:rPr>
            </w:pPr>
            <w:r w:rsidRPr="00C572CB">
              <w:rPr>
                <w:rFonts w:ascii="Arial" w:hAnsi="Arial" w:cs="Arial"/>
                <w:b/>
                <w:sz w:val="20"/>
                <w:szCs w:val="20"/>
                <w:u w:val="single"/>
              </w:rPr>
              <w:t>Comments</w:t>
            </w:r>
          </w:p>
        </w:tc>
      </w:tr>
      <w:tr w:rsidR="00943340" w14:paraId="1288AE4B" w14:textId="77777777" w:rsidTr="001C6F28">
        <w:tc>
          <w:tcPr>
            <w:tcW w:w="4796" w:type="dxa"/>
          </w:tcPr>
          <w:p w14:paraId="37658DC5" w14:textId="77777777" w:rsidR="00943340" w:rsidRPr="00C572CB" w:rsidRDefault="00943340" w:rsidP="001C6F28">
            <w:pPr>
              <w:rPr>
                <w:rFonts w:asciiTheme="minorHAnsi" w:hAnsiTheme="minorHAnsi" w:cstheme="minorHAnsi"/>
                <w:sz w:val="20"/>
                <w:szCs w:val="20"/>
              </w:rPr>
            </w:pPr>
            <w:r w:rsidRPr="00C572CB">
              <w:rPr>
                <w:rFonts w:asciiTheme="minorHAnsi" w:hAnsiTheme="minorHAnsi" w:cstheme="minorHAnsi"/>
                <w:sz w:val="20"/>
                <w:szCs w:val="20"/>
              </w:rPr>
              <w:t>MSH</w:t>
            </w:r>
          </w:p>
        </w:tc>
        <w:tc>
          <w:tcPr>
            <w:tcW w:w="4797" w:type="dxa"/>
          </w:tcPr>
          <w:p w14:paraId="4DFC897F" w14:textId="77777777" w:rsidR="00943340" w:rsidRPr="00C572CB" w:rsidRDefault="00943340" w:rsidP="001C6F28">
            <w:pPr>
              <w:rPr>
                <w:rFonts w:asciiTheme="minorHAnsi" w:hAnsiTheme="minorHAnsi" w:cstheme="minorHAnsi"/>
                <w:sz w:val="20"/>
                <w:szCs w:val="20"/>
              </w:rPr>
            </w:pPr>
            <w:r w:rsidRPr="00C572CB">
              <w:rPr>
                <w:rFonts w:asciiTheme="minorHAnsi" w:hAnsiTheme="minorHAnsi" w:cstheme="minorHAnsi"/>
                <w:sz w:val="20"/>
                <w:szCs w:val="20"/>
              </w:rPr>
              <w:t>Message Header</w:t>
            </w:r>
          </w:p>
        </w:tc>
        <w:tc>
          <w:tcPr>
            <w:tcW w:w="4797" w:type="dxa"/>
          </w:tcPr>
          <w:p w14:paraId="6C339930" w14:textId="77777777" w:rsidR="00943340" w:rsidRDefault="00943340" w:rsidP="001C6F28">
            <w:pPr>
              <w:rPr>
                <w:rFonts w:ascii="Arial" w:hAnsi="Arial" w:cs="Arial"/>
                <w:b/>
              </w:rPr>
            </w:pPr>
          </w:p>
        </w:tc>
      </w:tr>
      <w:tr w:rsidR="00943340" w14:paraId="6CD1AC11" w14:textId="77777777" w:rsidTr="001C6F28">
        <w:tc>
          <w:tcPr>
            <w:tcW w:w="4796" w:type="dxa"/>
          </w:tcPr>
          <w:p w14:paraId="20931D6F" w14:textId="77777777" w:rsidR="00943340" w:rsidRPr="00C572CB" w:rsidRDefault="00943340" w:rsidP="001C6F28">
            <w:pPr>
              <w:rPr>
                <w:rFonts w:asciiTheme="minorHAnsi" w:hAnsiTheme="minorHAnsi" w:cstheme="minorHAnsi"/>
                <w:sz w:val="20"/>
                <w:szCs w:val="20"/>
              </w:rPr>
            </w:pPr>
            <w:r>
              <w:rPr>
                <w:rFonts w:asciiTheme="minorHAnsi" w:hAnsiTheme="minorHAnsi" w:cstheme="minorHAnsi"/>
                <w:sz w:val="20"/>
                <w:szCs w:val="20"/>
              </w:rPr>
              <w:t>MSA</w:t>
            </w:r>
          </w:p>
        </w:tc>
        <w:tc>
          <w:tcPr>
            <w:tcW w:w="4797" w:type="dxa"/>
          </w:tcPr>
          <w:p w14:paraId="46DCE8EA" w14:textId="77777777" w:rsidR="00943340" w:rsidRPr="00C572CB" w:rsidRDefault="00943340" w:rsidP="001C6F28">
            <w:pPr>
              <w:rPr>
                <w:rFonts w:asciiTheme="minorHAnsi" w:hAnsiTheme="minorHAnsi" w:cstheme="minorHAnsi"/>
                <w:sz w:val="20"/>
                <w:szCs w:val="20"/>
              </w:rPr>
            </w:pPr>
            <w:r>
              <w:rPr>
                <w:rFonts w:asciiTheme="minorHAnsi" w:hAnsiTheme="minorHAnsi" w:cstheme="minorHAnsi"/>
                <w:sz w:val="20"/>
                <w:szCs w:val="20"/>
              </w:rPr>
              <w:t>Message Acknowledgement</w:t>
            </w:r>
          </w:p>
        </w:tc>
        <w:tc>
          <w:tcPr>
            <w:tcW w:w="4797" w:type="dxa"/>
          </w:tcPr>
          <w:p w14:paraId="23E03EB0" w14:textId="77777777" w:rsidR="00943340" w:rsidRDefault="00943340" w:rsidP="001C6F28">
            <w:pPr>
              <w:rPr>
                <w:rFonts w:ascii="Arial" w:hAnsi="Arial" w:cs="Arial"/>
                <w:b/>
              </w:rPr>
            </w:pPr>
          </w:p>
        </w:tc>
      </w:tr>
      <w:tr w:rsidR="00943340" w:rsidRPr="00911196" w14:paraId="7F241901" w14:textId="77777777" w:rsidTr="001C6F28">
        <w:tc>
          <w:tcPr>
            <w:tcW w:w="4796" w:type="dxa"/>
          </w:tcPr>
          <w:p w14:paraId="42C308FA" w14:textId="77777777" w:rsidR="00943340" w:rsidRPr="00D12D25" w:rsidRDefault="00943340" w:rsidP="001C6F28">
            <w:pPr>
              <w:rPr>
                <w:rFonts w:asciiTheme="minorHAnsi" w:hAnsiTheme="minorHAnsi" w:cstheme="minorHAnsi"/>
                <w:sz w:val="20"/>
                <w:szCs w:val="20"/>
              </w:rPr>
            </w:pPr>
            <w:r w:rsidRPr="00D12D25">
              <w:rPr>
                <w:rFonts w:asciiTheme="minorHAnsi" w:hAnsiTheme="minorHAnsi" w:cstheme="minorHAnsi"/>
                <w:sz w:val="20"/>
                <w:szCs w:val="20"/>
              </w:rPr>
              <w:t>[ ERR ]</w:t>
            </w:r>
          </w:p>
        </w:tc>
        <w:tc>
          <w:tcPr>
            <w:tcW w:w="4797" w:type="dxa"/>
          </w:tcPr>
          <w:p w14:paraId="4F3C41F3" w14:textId="77777777" w:rsidR="00943340" w:rsidRPr="00D12D25" w:rsidRDefault="00943340" w:rsidP="001C6F28">
            <w:pPr>
              <w:rPr>
                <w:rFonts w:asciiTheme="minorHAnsi" w:hAnsiTheme="minorHAnsi" w:cstheme="minorHAnsi"/>
                <w:sz w:val="20"/>
                <w:szCs w:val="20"/>
              </w:rPr>
            </w:pPr>
            <w:r w:rsidRPr="00D12D25">
              <w:rPr>
                <w:rFonts w:asciiTheme="minorHAnsi" w:hAnsiTheme="minorHAnsi" w:cstheme="minorHAnsi"/>
                <w:sz w:val="20"/>
                <w:szCs w:val="20"/>
              </w:rPr>
              <w:t>Error</w:t>
            </w:r>
          </w:p>
        </w:tc>
        <w:tc>
          <w:tcPr>
            <w:tcW w:w="4797" w:type="dxa"/>
          </w:tcPr>
          <w:p w14:paraId="55BAED07" w14:textId="0250C077" w:rsidR="00943340" w:rsidRPr="00911196" w:rsidRDefault="00943340" w:rsidP="001C6F28">
            <w:pPr>
              <w:rPr>
                <w:rFonts w:ascii="Arial" w:hAnsi="Arial" w:cs="Arial"/>
                <w:b/>
                <w:bCs/>
                <w:color w:val="F38B3C" w:themeColor="accent4"/>
              </w:rPr>
            </w:pPr>
          </w:p>
        </w:tc>
      </w:tr>
    </w:tbl>
    <w:p w14:paraId="26E0380C" w14:textId="77777777" w:rsidR="00943340" w:rsidRDefault="00943340" w:rsidP="00943340">
      <w:pPr>
        <w:rPr>
          <w:rFonts w:ascii="Arial" w:hAnsi="Arial" w:cs="Arial"/>
          <w:sz w:val="20"/>
          <w:szCs w:val="20"/>
        </w:rPr>
      </w:pPr>
    </w:p>
    <w:p w14:paraId="02D2E16E" w14:textId="77777777" w:rsidR="00943340" w:rsidRDefault="00943340" w:rsidP="00943340">
      <w:pPr>
        <w:rPr>
          <w:rFonts w:ascii="Times New Roman" w:eastAsiaTheme="minorEastAsia" w:hAnsi="Times New Roman" w:cs="Times New Roman"/>
          <w:color w:val="000000"/>
        </w:rPr>
      </w:pPr>
      <w:r>
        <w:br w:type="page"/>
      </w:r>
    </w:p>
    <w:p w14:paraId="4B0DE395" w14:textId="77777777" w:rsidR="005E7342" w:rsidRDefault="005E7342" w:rsidP="005E7342">
      <w:pPr>
        <w:pStyle w:val="Body"/>
        <w:ind w:left="0"/>
        <w:rPr>
          <w:w w:val="100"/>
        </w:rPr>
      </w:pPr>
    </w:p>
    <w:p w14:paraId="6EE0A51E" w14:textId="77777777" w:rsidR="005E7342" w:rsidRPr="00E90E9A" w:rsidRDefault="005E7342" w:rsidP="005E7342">
      <w:pPr>
        <w:pStyle w:val="Heading2"/>
      </w:pPr>
      <w:bookmarkStart w:id="263" w:name="RTF37363930383a204865616469"/>
      <w:bookmarkStart w:id="264" w:name="_Toc532379651"/>
      <w:bookmarkStart w:id="265" w:name="_Toc20760720"/>
      <w:r w:rsidRPr="00E90E9A">
        <w:t>Message Segments</w:t>
      </w:r>
      <w:bookmarkEnd w:id="263"/>
      <w:bookmarkEnd w:id="264"/>
      <w:bookmarkEnd w:id="265"/>
    </w:p>
    <w:p w14:paraId="3B2B4F82" w14:textId="3E686D3A" w:rsidR="005E7342" w:rsidRPr="00FB4149" w:rsidRDefault="005E7342" w:rsidP="005E7342">
      <w:pPr>
        <w:pStyle w:val="Body"/>
        <w:ind w:left="0"/>
        <w:rPr>
          <w:rFonts w:ascii="Arial" w:hAnsi="Arial" w:cs="Arial"/>
          <w:w w:val="100"/>
          <w:sz w:val="20"/>
        </w:rPr>
      </w:pPr>
      <w:r w:rsidRPr="00FB4149">
        <w:rPr>
          <w:rFonts w:ascii="Arial" w:hAnsi="Arial" w:cs="Arial"/>
          <w:w w:val="100"/>
          <w:sz w:val="20"/>
        </w:rPr>
        <w:t>If a field is identified as required (R) in the</w:t>
      </w:r>
      <w:r w:rsidRPr="00FB4149">
        <w:rPr>
          <w:rFonts w:ascii="Arial" w:hAnsi="Arial" w:cs="Arial"/>
          <w:i/>
          <w:iCs/>
          <w:w w:val="100"/>
          <w:sz w:val="20"/>
        </w:rPr>
        <w:t xml:space="preserve"> </w:t>
      </w:r>
      <w:r w:rsidRPr="00FB4149">
        <w:rPr>
          <w:rFonts w:ascii="Arial" w:hAnsi="Arial" w:cs="Arial"/>
          <w:w w:val="100"/>
          <w:sz w:val="20"/>
        </w:rPr>
        <w:t xml:space="preserve">R/O column, the </w:t>
      </w:r>
      <w:r w:rsidR="009F740C">
        <w:rPr>
          <w:rFonts w:ascii="Arial" w:hAnsi="Arial" w:cs="Arial"/>
          <w:w w:val="100"/>
          <w:sz w:val="20"/>
        </w:rPr>
        <w:t>WellSky</w:t>
      </w:r>
      <w:r>
        <w:rPr>
          <w:rFonts w:ascii="Arial" w:hAnsi="Arial" w:cs="Arial"/>
          <w:w w:val="100"/>
          <w:sz w:val="20"/>
        </w:rPr>
        <w:t xml:space="preserve"> HHH</w:t>
      </w:r>
      <w:r w:rsidRPr="00FB4149">
        <w:rPr>
          <w:rFonts w:ascii="Arial" w:hAnsi="Arial" w:cs="Arial"/>
          <w:w w:val="100"/>
          <w:sz w:val="20"/>
        </w:rPr>
        <w:t xml:space="preserve"> </w:t>
      </w:r>
      <w:r>
        <w:rPr>
          <w:rFonts w:ascii="Arial" w:hAnsi="Arial" w:cs="Arial"/>
          <w:w w:val="100"/>
          <w:sz w:val="20"/>
        </w:rPr>
        <w:t xml:space="preserve">application </w:t>
      </w:r>
      <w:r w:rsidRPr="00FB4149">
        <w:rPr>
          <w:rFonts w:ascii="Arial" w:hAnsi="Arial" w:cs="Arial"/>
          <w:w w:val="100"/>
          <w:sz w:val="20"/>
        </w:rPr>
        <w:t>sends a value in this field and expects a value in this field when receiving messages. These are the reasons a field can be documented as required:</w:t>
      </w:r>
    </w:p>
    <w:p w14:paraId="0795FF61" w14:textId="77777777" w:rsidR="005E7342" w:rsidRPr="00FB4149" w:rsidRDefault="005E7342" w:rsidP="005E7342">
      <w:pPr>
        <w:pStyle w:val="Bulleted"/>
        <w:numPr>
          <w:ilvl w:val="0"/>
          <w:numId w:val="16"/>
        </w:numPr>
        <w:ind w:left="500"/>
        <w:rPr>
          <w:rFonts w:ascii="Arial" w:hAnsi="Arial" w:cs="Arial"/>
          <w:w w:val="100"/>
          <w:sz w:val="20"/>
        </w:rPr>
      </w:pPr>
      <w:r w:rsidRPr="00FB4149">
        <w:rPr>
          <w:rFonts w:ascii="Arial" w:hAnsi="Arial" w:cs="Arial"/>
          <w:w w:val="100"/>
          <w:sz w:val="20"/>
        </w:rPr>
        <w:t>Compatibility and compliance with the HL7 standard (i.e., HL7 lists it as a required field).</w:t>
      </w:r>
    </w:p>
    <w:p w14:paraId="2072D4DA" w14:textId="0E35077F" w:rsidR="005E7342" w:rsidRPr="00FB4149" w:rsidRDefault="005E7342" w:rsidP="005E7342">
      <w:pPr>
        <w:pStyle w:val="Bulleted"/>
        <w:numPr>
          <w:ilvl w:val="0"/>
          <w:numId w:val="16"/>
        </w:numPr>
        <w:ind w:left="500"/>
        <w:rPr>
          <w:rFonts w:ascii="Arial" w:hAnsi="Arial" w:cs="Arial"/>
          <w:w w:val="100"/>
          <w:sz w:val="20"/>
        </w:rPr>
      </w:pPr>
      <w:r w:rsidRPr="00FB4149">
        <w:rPr>
          <w:rFonts w:ascii="Arial" w:hAnsi="Arial" w:cs="Arial"/>
          <w:w w:val="100"/>
          <w:sz w:val="20"/>
        </w:rPr>
        <w:t xml:space="preserve">Ensure certain </w:t>
      </w:r>
      <w:r w:rsidR="009F740C">
        <w:rPr>
          <w:rFonts w:ascii="Arial" w:hAnsi="Arial" w:cs="Arial"/>
          <w:w w:val="100"/>
          <w:sz w:val="20"/>
        </w:rPr>
        <w:t>WellSky</w:t>
      </w:r>
      <w:r>
        <w:rPr>
          <w:rFonts w:ascii="Arial" w:hAnsi="Arial" w:cs="Arial"/>
          <w:w w:val="100"/>
          <w:sz w:val="20"/>
        </w:rPr>
        <w:t xml:space="preserve"> HHH</w:t>
      </w:r>
      <w:r w:rsidRPr="00FB4149">
        <w:rPr>
          <w:rFonts w:ascii="Arial" w:hAnsi="Arial" w:cs="Arial"/>
          <w:w w:val="100"/>
          <w:sz w:val="20"/>
        </w:rPr>
        <w:t xml:space="preserve"> functionality works correctly.</w:t>
      </w:r>
    </w:p>
    <w:p w14:paraId="705C73E7" w14:textId="30C51785" w:rsidR="005E7342" w:rsidRPr="00FB4149" w:rsidRDefault="005E7342" w:rsidP="005E7342">
      <w:pPr>
        <w:pStyle w:val="Bulleted"/>
        <w:numPr>
          <w:ilvl w:val="0"/>
          <w:numId w:val="16"/>
        </w:numPr>
        <w:ind w:left="500"/>
        <w:rPr>
          <w:rFonts w:ascii="Arial" w:hAnsi="Arial" w:cs="Arial"/>
          <w:w w:val="100"/>
          <w:sz w:val="20"/>
        </w:rPr>
      </w:pPr>
      <w:r w:rsidRPr="00FB4149">
        <w:rPr>
          <w:rFonts w:ascii="Arial" w:hAnsi="Arial" w:cs="Arial"/>
          <w:w w:val="100"/>
          <w:sz w:val="20"/>
        </w:rPr>
        <w:t xml:space="preserve">Forward compatibility with a planned feature or functionality in </w:t>
      </w:r>
      <w:r w:rsidR="009F740C">
        <w:rPr>
          <w:rFonts w:ascii="Arial" w:hAnsi="Arial" w:cs="Arial"/>
          <w:w w:val="100"/>
          <w:sz w:val="20"/>
        </w:rPr>
        <w:t>WellSky</w:t>
      </w:r>
      <w:r>
        <w:rPr>
          <w:rFonts w:ascii="Arial" w:hAnsi="Arial" w:cs="Arial"/>
          <w:w w:val="100"/>
          <w:sz w:val="20"/>
        </w:rPr>
        <w:t xml:space="preserve"> HHH</w:t>
      </w:r>
      <w:r w:rsidRPr="00FB4149">
        <w:rPr>
          <w:rFonts w:ascii="Arial" w:hAnsi="Arial" w:cs="Arial"/>
          <w:w w:val="100"/>
          <w:sz w:val="20"/>
        </w:rPr>
        <w:t>.</w:t>
      </w:r>
    </w:p>
    <w:p w14:paraId="25D7546A" w14:textId="77777777" w:rsidR="005E7342" w:rsidRPr="00FB4149" w:rsidRDefault="005E7342" w:rsidP="005E7342">
      <w:pPr>
        <w:pStyle w:val="Bulleted"/>
        <w:numPr>
          <w:ilvl w:val="0"/>
          <w:numId w:val="16"/>
        </w:numPr>
        <w:ind w:left="500"/>
        <w:rPr>
          <w:rFonts w:ascii="Arial" w:hAnsi="Arial" w:cs="Arial"/>
          <w:w w:val="100"/>
          <w:sz w:val="20"/>
        </w:rPr>
      </w:pPr>
      <w:r w:rsidRPr="00FB4149">
        <w:rPr>
          <w:rFonts w:ascii="Arial" w:hAnsi="Arial" w:cs="Arial"/>
          <w:w w:val="100"/>
          <w:sz w:val="20"/>
        </w:rPr>
        <w:t>Processing and error reporting (e.g., message control ID).</w:t>
      </w:r>
    </w:p>
    <w:p w14:paraId="50CE24C6" w14:textId="0129A685" w:rsidR="005E7342" w:rsidRPr="00FB4149" w:rsidRDefault="005E7342" w:rsidP="005E7342">
      <w:pPr>
        <w:pStyle w:val="Bulleted"/>
        <w:numPr>
          <w:ilvl w:val="0"/>
          <w:numId w:val="16"/>
        </w:numPr>
        <w:ind w:left="500"/>
        <w:rPr>
          <w:rFonts w:ascii="Arial" w:hAnsi="Arial" w:cs="Arial"/>
          <w:w w:val="100"/>
          <w:sz w:val="20"/>
        </w:rPr>
      </w:pPr>
      <w:r w:rsidRPr="00FB4149">
        <w:rPr>
          <w:rFonts w:ascii="Arial" w:hAnsi="Arial" w:cs="Arial"/>
          <w:w w:val="100"/>
          <w:sz w:val="20"/>
        </w:rPr>
        <w:t xml:space="preserve">For outbound communication - a field that the </w:t>
      </w:r>
      <w:r w:rsidR="009F740C">
        <w:rPr>
          <w:rFonts w:ascii="Arial" w:hAnsi="Arial" w:cs="Arial"/>
          <w:w w:val="100"/>
          <w:sz w:val="20"/>
        </w:rPr>
        <w:t>WellSky</w:t>
      </w:r>
      <w:r>
        <w:rPr>
          <w:rFonts w:ascii="Arial" w:hAnsi="Arial" w:cs="Arial"/>
          <w:w w:val="100"/>
          <w:sz w:val="20"/>
        </w:rPr>
        <w:t xml:space="preserve"> HHH</w:t>
      </w:r>
      <w:r w:rsidRPr="00FB4149">
        <w:rPr>
          <w:rFonts w:ascii="Arial" w:hAnsi="Arial" w:cs="Arial"/>
          <w:w w:val="100"/>
          <w:sz w:val="20"/>
        </w:rPr>
        <w:t xml:space="preserve"> interface will populate because </w:t>
      </w:r>
      <w:r w:rsidR="009F740C">
        <w:rPr>
          <w:rFonts w:ascii="Arial" w:hAnsi="Arial" w:cs="Arial"/>
          <w:w w:val="100"/>
          <w:sz w:val="20"/>
        </w:rPr>
        <w:t>WellSky</w:t>
      </w:r>
      <w:r>
        <w:rPr>
          <w:rFonts w:ascii="Arial" w:hAnsi="Arial" w:cs="Arial"/>
          <w:w w:val="100"/>
          <w:sz w:val="20"/>
        </w:rPr>
        <w:t xml:space="preserve"> HHH</w:t>
      </w:r>
      <w:r w:rsidRPr="00FB4149">
        <w:rPr>
          <w:rFonts w:ascii="Arial" w:hAnsi="Arial" w:cs="Arial"/>
          <w:w w:val="100"/>
          <w:sz w:val="20"/>
        </w:rPr>
        <w:t xml:space="preserve"> requires its entry.</w:t>
      </w:r>
    </w:p>
    <w:p w14:paraId="0F659799" w14:textId="503BA9A7" w:rsidR="005E7342" w:rsidRPr="00FB4149" w:rsidRDefault="005E7342" w:rsidP="005E7342">
      <w:pPr>
        <w:pStyle w:val="Body"/>
        <w:ind w:left="0"/>
        <w:rPr>
          <w:rFonts w:ascii="Arial" w:hAnsi="Arial" w:cs="Arial"/>
          <w:w w:val="100"/>
          <w:sz w:val="20"/>
        </w:rPr>
      </w:pPr>
      <w:r w:rsidRPr="00FB4149">
        <w:rPr>
          <w:rFonts w:ascii="Arial" w:hAnsi="Arial" w:cs="Arial"/>
          <w:w w:val="100"/>
          <w:sz w:val="20"/>
        </w:rPr>
        <w:t xml:space="preserve">Fields or subfields marked with (N) are not supported by </w:t>
      </w:r>
      <w:r w:rsidR="009F740C">
        <w:rPr>
          <w:rFonts w:ascii="Arial" w:hAnsi="Arial" w:cs="Arial"/>
          <w:w w:val="100"/>
          <w:sz w:val="20"/>
        </w:rPr>
        <w:t>WellSky</w:t>
      </w:r>
      <w:r>
        <w:rPr>
          <w:rFonts w:ascii="Arial" w:hAnsi="Arial" w:cs="Arial"/>
          <w:w w:val="100"/>
          <w:sz w:val="20"/>
        </w:rPr>
        <w:t xml:space="preserve"> HHH</w:t>
      </w:r>
      <w:r w:rsidRPr="00FB4149">
        <w:rPr>
          <w:rFonts w:ascii="Arial" w:hAnsi="Arial" w:cs="Arial"/>
          <w:w w:val="100"/>
          <w:sz w:val="20"/>
        </w:rPr>
        <w:t xml:space="preserve">. </w:t>
      </w:r>
    </w:p>
    <w:p w14:paraId="47758FFD" w14:textId="77777777" w:rsidR="005E7342" w:rsidRPr="00FB4149" w:rsidRDefault="005E7342" w:rsidP="005E7342">
      <w:pPr>
        <w:pStyle w:val="Note"/>
        <w:ind w:left="0"/>
        <w:rPr>
          <w:rFonts w:ascii="Arial" w:hAnsi="Arial" w:cs="Arial"/>
          <w:w w:val="100"/>
          <w:sz w:val="20"/>
        </w:rPr>
      </w:pPr>
      <w:r w:rsidRPr="00FB4149">
        <w:rPr>
          <w:rFonts w:ascii="Arial" w:hAnsi="Arial" w:cs="Arial"/>
          <w:w w:val="100"/>
          <w:sz w:val="20"/>
        </w:rPr>
        <w:t>Field lengths</w:t>
      </w:r>
      <w:r>
        <w:rPr>
          <w:rFonts w:ascii="Arial" w:hAnsi="Arial" w:cs="Arial"/>
          <w:w w:val="100"/>
          <w:sz w:val="20"/>
        </w:rPr>
        <w:t xml:space="preserve"> are HL7 2.4</w:t>
      </w:r>
      <w:r w:rsidRPr="00FB4149">
        <w:rPr>
          <w:rFonts w:ascii="Arial" w:hAnsi="Arial" w:cs="Arial"/>
          <w:w w:val="100"/>
          <w:sz w:val="20"/>
        </w:rPr>
        <w:t xml:space="preserve"> field lengths unless otherwise indicated.</w:t>
      </w:r>
    </w:p>
    <w:p w14:paraId="0421BAB9" w14:textId="77777777" w:rsidR="005E7342" w:rsidRDefault="005E7342" w:rsidP="005E7342"/>
    <w:p w14:paraId="1D050E92" w14:textId="77777777" w:rsidR="005E7342" w:rsidRDefault="005E7342" w:rsidP="005E7342">
      <w:pPr>
        <w:pStyle w:val="Heading3"/>
      </w:pPr>
      <w:bookmarkStart w:id="266" w:name="_Toc532379652"/>
      <w:bookmarkStart w:id="267" w:name="_Toc20760721"/>
      <w:r w:rsidRPr="00E90E9A">
        <w:t>MSH – Message Header</w:t>
      </w:r>
      <w:r>
        <w:t xml:space="preserve"> – HL7 v2.4</w:t>
      </w:r>
      <w:bookmarkEnd w:id="266"/>
      <w:bookmarkEnd w:id="267"/>
    </w:p>
    <w:tbl>
      <w:tblPr>
        <w:tblW w:w="14202" w:type="dxa"/>
        <w:tblInd w:w="85" w:type="dxa"/>
        <w:tblLook w:val="04A0" w:firstRow="1" w:lastRow="0" w:firstColumn="1" w:lastColumn="0" w:noHBand="0" w:noVBand="1"/>
      </w:tblPr>
      <w:tblGrid>
        <w:gridCol w:w="679"/>
        <w:gridCol w:w="1016"/>
        <w:gridCol w:w="1964"/>
        <w:gridCol w:w="2333"/>
        <w:gridCol w:w="536"/>
        <w:gridCol w:w="557"/>
        <w:gridCol w:w="2342"/>
        <w:gridCol w:w="4775"/>
      </w:tblGrid>
      <w:tr w:rsidR="005E7342" w:rsidRPr="001618D6" w14:paraId="6E90ECE9" w14:textId="77777777" w:rsidTr="00911196">
        <w:trPr>
          <w:trHeight w:val="402"/>
          <w:tblHeader/>
        </w:trPr>
        <w:tc>
          <w:tcPr>
            <w:tcW w:w="679" w:type="dxa"/>
            <w:tcBorders>
              <w:top w:val="double" w:sz="6" w:space="0" w:color="auto"/>
              <w:left w:val="double" w:sz="6" w:space="0" w:color="auto"/>
              <w:bottom w:val="single" w:sz="4" w:space="0" w:color="auto"/>
              <w:right w:val="single" w:sz="4" w:space="0" w:color="auto"/>
            </w:tcBorders>
            <w:shd w:val="clear" w:color="auto" w:fill="B4DDFF" w:themeFill="accent6" w:themeFillTint="33"/>
            <w:vAlign w:val="center"/>
            <w:hideMark/>
          </w:tcPr>
          <w:p w14:paraId="660CB5D4"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p>
        </w:tc>
        <w:tc>
          <w:tcPr>
            <w:tcW w:w="1016"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10A8681A"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SUBFIELD</w:t>
            </w:r>
          </w:p>
        </w:tc>
        <w:tc>
          <w:tcPr>
            <w:tcW w:w="1964"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27AE5802" w14:textId="77777777" w:rsidR="005E7342" w:rsidRPr="001618D6" w:rsidRDefault="005E7342" w:rsidP="00910EC1">
            <w:pPr>
              <w:spacing w:after="0" w:line="240" w:lineRule="auto"/>
              <w:rPr>
                <w:rFonts w:ascii="Arial" w:eastAsia="Times New Roman" w:hAnsi="Arial" w:cs="Arial"/>
                <w:b/>
                <w:bCs/>
                <w:sz w:val="16"/>
                <w:szCs w:val="16"/>
              </w:rPr>
            </w:pPr>
            <w:r w:rsidRPr="001618D6">
              <w:rPr>
                <w:rFonts w:ascii="Arial" w:eastAsia="Times New Roman" w:hAnsi="Arial" w:cs="Arial"/>
                <w:b/>
                <w:bCs/>
                <w:sz w:val="16"/>
                <w:szCs w:val="16"/>
              </w:rPr>
              <w:t>ELEMENT NAME</w:t>
            </w:r>
          </w:p>
        </w:tc>
        <w:tc>
          <w:tcPr>
            <w:tcW w:w="2333"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6672FECB" w14:textId="3C2376D8" w:rsidR="005E7342" w:rsidRPr="001618D6" w:rsidRDefault="009F740C" w:rsidP="00910EC1">
            <w:pPr>
              <w:spacing w:after="0" w:line="240" w:lineRule="auto"/>
              <w:rPr>
                <w:rFonts w:ascii="Arial" w:eastAsia="Times New Roman" w:hAnsi="Arial" w:cs="Arial"/>
                <w:b/>
                <w:bCs/>
                <w:sz w:val="16"/>
                <w:szCs w:val="16"/>
              </w:rPr>
            </w:pPr>
            <w:r>
              <w:rPr>
                <w:rFonts w:ascii="Arial" w:eastAsia="Times New Roman" w:hAnsi="Arial" w:cs="Arial"/>
                <w:b/>
                <w:bCs/>
                <w:sz w:val="16"/>
                <w:szCs w:val="16"/>
              </w:rPr>
              <w:t>WellSky</w:t>
            </w:r>
            <w:r w:rsidR="005E7342" w:rsidRPr="00577E63">
              <w:rPr>
                <w:rFonts w:ascii="Arial" w:eastAsia="Times New Roman" w:hAnsi="Arial" w:cs="Arial"/>
                <w:b/>
                <w:bCs/>
                <w:sz w:val="16"/>
                <w:szCs w:val="16"/>
              </w:rPr>
              <w:t xml:space="preserve"> HHH</w:t>
            </w:r>
            <w:r w:rsidR="005E7342" w:rsidRPr="001618D6">
              <w:rPr>
                <w:rFonts w:ascii="Arial" w:eastAsia="Times New Roman" w:hAnsi="Arial" w:cs="Arial"/>
                <w:b/>
                <w:bCs/>
                <w:sz w:val="16"/>
                <w:szCs w:val="16"/>
              </w:rPr>
              <w:t xml:space="preserve"> </w:t>
            </w:r>
            <w:r w:rsidR="005E7342">
              <w:rPr>
                <w:rFonts w:ascii="Arial" w:eastAsia="Times New Roman" w:hAnsi="Arial" w:cs="Arial"/>
                <w:b/>
                <w:bCs/>
                <w:sz w:val="16"/>
                <w:szCs w:val="16"/>
              </w:rPr>
              <w:t>Field Mapping</w:t>
            </w:r>
          </w:p>
        </w:tc>
        <w:tc>
          <w:tcPr>
            <w:tcW w:w="536"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64A5A92E"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LEN</w:t>
            </w:r>
          </w:p>
        </w:tc>
        <w:tc>
          <w:tcPr>
            <w:tcW w:w="557"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42583815"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2342"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4D6C4675" w14:textId="77777777" w:rsidR="005E7342" w:rsidRPr="001618D6" w:rsidRDefault="005E7342" w:rsidP="00910EC1">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4775" w:type="dxa"/>
            <w:tcBorders>
              <w:top w:val="double" w:sz="6" w:space="0" w:color="auto"/>
              <w:left w:val="nil"/>
              <w:bottom w:val="single" w:sz="4" w:space="0" w:color="auto"/>
              <w:right w:val="double" w:sz="6" w:space="0" w:color="auto"/>
            </w:tcBorders>
            <w:shd w:val="clear" w:color="auto" w:fill="B4DDFF" w:themeFill="accent6" w:themeFillTint="33"/>
            <w:vAlign w:val="center"/>
            <w:hideMark/>
          </w:tcPr>
          <w:p w14:paraId="4DD7E59F"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r>
      <w:tr w:rsidR="005E7342" w:rsidRPr="001618D6" w14:paraId="0931B19A" w14:textId="77777777" w:rsidTr="00911196">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48DD92EA" w14:textId="77777777" w:rsidR="005E7342" w:rsidRPr="001618D6" w:rsidRDefault="005E7342" w:rsidP="00910EC1">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w:t>
            </w:r>
          </w:p>
        </w:tc>
        <w:tc>
          <w:tcPr>
            <w:tcW w:w="1016" w:type="dxa"/>
            <w:tcBorders>
              <w:top w:val="nil"/>
              <w:left w:val="nil"/>
              <w:bottom w:val="single" w:sz="4" w:space="0" w:color="auto"/>
              <w:right w:val="single" w:sz="4" w:space="0" w:color="auto"/>
            </w:tcBorders>
            <w:shd w:val="clear" w:color="auto" w:fill="auto"/>
            <w:vAlign w:val="center"/>
            <w:hideMark/>
          </w:tcPr>
          <w:p w14:paraId="775A06FA" w14:textId="77777777" w:rsidR="005E7342" w:rsidRPr="001618D6" w:rsidRDefault="005E7342" w:rsidP="00910EC1">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auto" w:fill="auto"/>
            <w:vAlign w:val="center"/>
            <w:hideMark/>
          </w:tcPr>
          <w:p w14:paraId="53CA9B35" w14:textId="77777777" w:rsidR="005E7342" w:rsidRPr="001618D6" w:rsidRDefault="005E7342" w:rsidP="00910EC1">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Field Separator</w:t>
            </w:r>
          </w:p>
        </w:tc>
        <w:tc>
          <w:tcPr>
            <w:tcW w:w="2333" w:type="dxa"/>
            <w:tcBorders>
              <w:top w:val="nil"/>
              <w:left w:val="nil"/>
              <w:bottom w:val="single" w:sz="4" w:space="0" w:color="auto"/>
              <w:right w:val="single" w:sz="4" w:space="0" w:color="auto"/>
            </w:tcBorders>
            <w:shd w:val="clear" w:color="auto" w:fill="auto"/>
            <w:vAlign w:val="bottom"/>
            <w:hideMark/>
          </w:tcPr>
          <w:p w14:paraId="1EB119CC"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auto" w:fill="auto"/>
            <w:vAlign w:val="bottom"/>
            <w:hideMark/>
          </w:tcPr>
          <w:p w14:paraId="0B375CE9"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w:t>
            </w:r>
          </w:p>
        </w:tc>
        <w:tc>
          <w:tcPr>
            <w:tcW w:w="557" w:type="dxa"/>
            <w:tcBorders>
              <w:top w:val="nil"/>
              <w:left w:val="nil"/>
              <w:bottom w:val="single" w:sz="4" w:space="0" w:color="auto"/>
              <w:right w:val="single" w:sz="4" w:space="0" w:color="auto"/>
            </w:tcBorders>
            <w:shd w:val="clear" w:color="auto" w:fill="auto"/>
            <w:vAlign w:val="bottom"/>
            <w:hideMark/>
          </w:tcPr>
          <w:p w14:paraId="65F41A27"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342" w:type="dxa"/>
            <w:tcBorders>
              <w:top w:val="nil"/>
              <w:left w:val="nil"/>
              <w:bottom w:val="single" w:sz="4" w:space="0" w:color="auto"/>
              <w:right w:val="single" w:sz="4" w:space="0" w:color="auto"/>
            </w:tcBorders>
            <w:shd w:val="clear" w:color="auto" w:fill="auto"/>
            <w:vAlign w:val="bottom"/>
            <w:hideMark/>
          </w:tcPr>
          <w:p w14:paraId="609C3D42"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w:t>
            </w:r>
          </w:p>
        </w:tc>
        <w:tc>
          <w:tcPr>
            <w:tcW w:w="4775" w:type="dxa"/>
            <w:tcBorders>
              <w:top w:val="nil"/>
              <w:left w:val="nil"/>
              <w:bottom w:val="single" w:sz="4" w:space="0" w:color="auto"/>
              <w:right w:val="double" w:sz="6" w:space="0" w:color="auto"/>
            </w:tcBorders>
            <w:shd w:val="clear" w:color="auto" w:fill="auto"/>
            <w:vAlign w:val="center"/>
            <w:hideMark/>
          </w:tcPr>
          <w:p w14:paraId="64E6E6D0"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5F88598F" w14:textId="77777777" w:rsidTr="00911196">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527713F8" w14:textId="77777777" w:rsidR="005E7342" w:rsidRPr="001618D6" w:rsidRDefault="005E7342" w:rsidP="00910EC1">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2</w:t>
            </w:r>
          </w:p>
        </w:tc>
        <w:tc>
          <w:tcPr>
            <w:tcW w:w="1016" w:type="dxa"/>
            <w:tcBorders>
              <w:top w:val="nil"/>
              <w:left w:val="nil"/>
              <w:bottom w:val="single" w:sz="4" w:space="0" w:color="auto"/>
              <w:right w:val="single" w:sz="4" w:space="0" w:color="auto"/>
            </w:tcBorders>
            <w:shd w:val="clear" w:color="auto" w:fill="auto"/>
            <w:vAlign w:val="center"/>
            <w:hideMark/>
          </w:tcPr>
          <w:p w14:paraId="3D4605AF" w14:textId="77777777" w:rsidR="005E7342" w:rsidRPr="001618D6" w:rsidRDefault="005E7342" w:rsidP="00910EC1">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auto" w:fill="auto"/>
            <w:vAlign w:val="center"/>
            <w:hideMark/>
          </w:tcPr>
          <w:p w14:paraId="4254D654" w14:textId="77777777" w:rsidR="005E7342" w:rsidRPr="001618D6" w:rsidRDefault="005E7342" w:rsidP="00910EC1">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Encoding Characters</w:t>
            </w:r>
          </w:p>
        </w:tc>
        <w:tc>
          <w:tcPr>
            <w:tcW w:w="2333" w:type="dxa"/>
            <w:tcBorders>
              <w:top w:val="nil"/>
              <w:left w:val="nil"/>
              <w:bottom w:val="single" w:sz="4" w:space="0" w:color="auto"/>
              <w:right w:val="single" w:sz="4" w:space="0" w:color="auto"/>
            </w:tcBorders>
            <w:shd w:val="clear" w:color="auto" w:fill="auto"/>
            <w:vAlign w:val="bottom"/>
            <w:hideMark/>
          </w:tcPr>
          <w:p w14:paraId="4BAF207E"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auto" w:fill="auto"/>
            <w:vAlign w:val="bottom"/>
            <w:hideMark/>
          </w:tcPr>
          <w:p w14:paraId="187E62A9"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4</w:t>
            </w:r>
          </w:p>
        </w:tc>
        <w:tc>
          <w:tcPr>
            <w:tcW w:w="557" w:type="dxa"/>
            <w:tcBorders>
              <w:top w:val="nil"/>
              <w:left w:val="nil"/>
              <w:bottom w:val="single" w:sz="4" w:space="0" w:color="auto"/>
              <w:right w:val="single" w:sz="4" w:space="0" w:color="auto"/>
            </w:tcBorders>
            <w:shd w:val="clear" w:color="auto" w:fill="auto"/>
            <w:vAlign w:val="bottom"/>
            <w:hideMark/>
          </w:tcPr>
          <w:p w14:paraId="439B9B8D"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342" w:type="dxa"/>
            <w:tcBorders>
              <w:top w:val="nil"/>
              <w:left w:val="nil"/>
              <w:bottom w:val="single" w:sz="4" w:space="0" w:color="auto"/>
              <w:right w:val="single" w:sz="4" w:space="0" w:color="auto"/>
            </w:tcBorders>
            <w:shd w:val="clear" w:color="auto" w:fill="auto"/>
            <w:vAlign w:val="bottom"/>
            <w:hideMark/>
          </w:tcPr>
          <w:p w14:paraId="43AB45DE"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^~\&amp;</w:t>
            </w:r>
          </w:p>
        </w:tc>
        <w:tc>
          <w:tcPr>
            <w:tcW w:w="4775" w:type="dxa"/>
            <w:tcBorders>
              <w:top w:val="nil"/>
              <w:left w:val="nil"/>
              <w:bottom w:val="single" w:sz="4" w:space="0" w:color="auto"/>
              <w:right w:val="double" w:sz="6" w:space="0" w:color="auto"/>
            </w:tcBorders>
            <w:shd w:val="clear" w:color="auto" w:fill="auto"/>
            <w:vAlign w:val="center"/>
            <w:hideMark/>
          </w:tcPr>
          <w:p w14:paraId="1CA420BB"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460957C9" w14:textId="77777777" w:rsidTr="00911196">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0CE0A290" w14:textId="77777777" w:rsidR="005E7342" w:rsidRPr="001618D6" w:rsidRDefault="005E7342" w:rsidP="00910EC1">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3</w:t>
            </w:r>
          </w:p>
        </w:tc>
        <w:tc>
          <w:tcPr>
            <w:tcW w:w="1016" w:type="dxa"/>
            <w:tcBorders>
              <w:top w:val="nil"/>
              <w:left w:val="nil"/>
              <w:bottom w:val="single" w:sz="4" w:space="0" w:color="auto"/>
              <w:right w:val="single" w:sz="4" w:space="0" w:color="auto"/>
            </w:tcBorders>
            <w:shd w:val="clear" w:color="auto" w:fill="auto"/>
            <w:vAlign w:val="center"/>
            <w:hideMark/>
          </w:tcPr>
          <w:p w14:paraId="20C91919" w14:textId="77777777" w:rsidR="005E7342" w:rsidRPr="001618D6" w:rsidRDefault="005E7342" w:rsidP="00910EC1">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auto" w:fill="auto"/>
            <w:vAlign w:val="center"/>
            <w:hideMark/>
          </w:tcPr>
          <w:p w14:paraId="5DD4A30E" w14:textId="77777777" w:rsidR="005E7342" w:rsidRPr="001618D6" w:rsidRDefault="005E7342" w:rsidP="00910EC1">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Sending Application</w:t>
            </w:r>
          </w:p>
        </w:tc>
        <w:tc>
          <w:tcPr>
            <w:tcW w:w="2333" w:type="dxa"/>
            <w:tcBorders>
              <w:top w:val="nil"/>
              <w:left w:val="nil"/>
              <w:bottom w:val="single" w:sz="4" w:space="0" w:color="auto"/>
              <w:right w:val="single" w:sz="4" w:space="0" w:color="auto"/>
            </w:tcBorders>
            <w:shd w:val="clear" w:color="auto" w:fill="auto"/>
            <w:vAlign w:val="bottom"/>
            <w:hideMark/>
          </w:tcPr>
          <w:p w14:paraId="41803B29"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auto" w:fill="auto"/>
            <w:vAlign w:val="bottom"/>
            <w:hideMark/>
          </w:tcPr>
          <w:p w14:paraId="6F6A5D06"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180</w:t>
            </w:r>
          </w:p>
        </w:tc>
        <w:tc>
          <w:tcPr>
            <w:tcW w:w="557" w:type="dxa"/>
            <w:tcBorders>
              <w:top w:val="nil"/>
              <w:left w:val="nil"/>
              <w:bottom w:val="single" w:sz="4" w:space="0" w:color="auto"/>
              <w:right w:val="single" w:sz="4" w:space="0" w:color="auto"/>
            </w:tcBorders>
            <w:shd w:val="clear" w:color="auto" w:fill="auto"/>
            <w:vAlign w:val="bottom"/>
            <w:hideMark/>
          </w:tcPr>
          <w:p w14:paraId="5E7F93CF"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342" w:type="dxa"/>
            <w:tcBorders>
              <w:top w:val="nil"/>
              <w:left w:val="nil"/>
              <w:bottom w:val="single" w:sz="4" w:space="0" w:color="auto"/>
              <w:right w:val="single" w:sz="4" w:space="0" w:color="auto"/>
            </w:tcBorders>
            <w:shd w:val="clear" w:color="auto" w:fill="auto"/>
            <w:vAlign w:val="bottom"/>
            <w:hideMark/>
          </w:tcPr>
          <w:p w14:paraId="5F5643F0" w14:textId="3088EC7B" w:rsidR="005E7342" w:rsidRPr="001618D6" w:rsidRDefault="00AB67AF"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WellSky</w:t>
            </w:r>
          </w:p>
        </w:tc>
        <w:tc>
          <w:tcPr>
            <w:tcW w:w="4775" w:type="dxa"/>
            <w:tcBorders>
              <w:top w:val="nil"/>
              <w:left w:val="nil"/>
              <w:bottom w:val="single" w:sz="4" w:space="0" w:color="auto"/>
              <w:right w:val="double" w:sz="6" w:space="0" w:color="auto"/>
            </w:tcBorders>
            <w:shd w:val="clear" w:color="auto" w:fill="auto"/>
            <w:vAlign w:val="center"/>
            <w:hideMark/>
          </w:tcPr>
          <w:p w14:paraId="0B7942EE"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4EDE3C45" w14:textId="77777777" w:rsidTr="00911196">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6F79A41E" w14:textId="77777777" w:rsidR="005E7342" w:rsidRPr="001618D6" w:rsidRDefault="005E7342" w:rsidP="00910EC1">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4</w:t>
            </w:r>
          </w:p>
        </w:tc>
        <w:tc>
          <w:tcPr>
            <w:tcW w:w="1016" w:type="dxa"/>
            <w:tcBorders>
              <w:top w:val="nil"/>
              <w:left w:val="nil"/>
              <w:bottom w:val="single" w:sz="4" w:space="0" w:color="auto"/>
              <w:right w:val="single" w:sz="4" w:space="0" w:color="auto"/>
            </w:tcBorders>
            <w:shd w:val="clear" w:color="auto" w:fill="auto"/>
            <w:vAlign w:val="center"/>
            <w:hideMark/>
          </w:tcPr>
          <w:p w14:paraId="2899F488" w14:textId="77777777" w:rsidR="005E7342" w:rsidRPr="001618D6" w:rsidRDefault="005E7342" w:rsidP="00910EC1">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auto" w:fill="auto"/>
            <w:vAlign w:val="center"/>
            <w:hideMark/>
          </w:tcPr>
          <w:p w14:paraId="3546D2F5" w14:textId="77777777" w:rsidR="005E7342" w:rsidRPr="001618D6" w:rsidRDefault="005E7342" w:rsidP="00910EC1">
            <w:pPr>
              <w:spacing w:after="0" w:line="240" w:lineRule="auto"/>
              <w:rPr>
                <w:rFonts w:ascii="Arial" w:eastAsia="Times New Roman" w:hAnsi="Arial" w:cs="Arial"/>
                <w:color w:val="000000"/>
                <w:sz w:val="16"/>
                <w:szCs w:val="16"/>
              </w:rPr>
            </w:pPr>
            <w:r>
              <w:rPr>
                <w:rFonts w:ascii="Arial" w:eastAsia="Times New Roman" w:hAnsi="Arial" w:cs="Arial"/>
                <w:color w:val="000000"/>
                <w:sz w:val="16"/>
                <w:szCs w:val="16"/>
              </w:rPr>
              <w:t>Sending F</w:t>
            </w:r>
            <w:r w:rsidRPr="001618D6">
              <w:rPr>
                <w:rFonts w:ascii="Arial" w:eastAsia="Times New Roman" w:hAnsi="Arial" w:cs="Arial"/>
                <w:color w:val="000000"/>
                <w:sz w:val="16"/>
                <w:szCs w:val="16"/>
              </w:rPr>
              <w:t>acility</w:t>
            </w:r>
          </w:p>
        </w:tc>
        <w:tc>
          <w:tcPr>
            <w:tcW w:w="2333" w:type="dxa"/>
            <w:tcBorders>
              <w:top w:val="nil"/>
              <w:left w:val="nil"/>
              <w:bottom w:val="single" w:sz="4" w:space="0" w:color="auto"/>
              <w:right w:val="single" w:sz="4" w:space="0" w:color="auto"/>
            </w:tcBorders>
            <w:shd w:val="clear" w:color="auto" w:fill="auto"/>
            <w:vAlign w:val="bottom"/>
            <w:hideMark/>
          </w:tcPr>
          <w:p w14:paraId="7917DAC4" w14:textId="6B9434BA" w:rsidR="005E7342" w:rsidRPr="001618D6" w:rsidRDefault="001E0E20"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&lt;WellSky Clinic Branch ID&gt;</w:t>
            </w:r>
          </w:p>
        </w:tc>
        <w:tc>
          <w:tcPr>
            <w:tcW w:w="536" w:type="dxa"/>
            <w:tcBorders>
              <w:top w:val="nil"/>
              <w:left w:val="nil"/>
              <w:bottom w:val="single" w:sz="4" w:space="0" w:color="auto"/>
              <w:right w:val="single" w:sz="4" w:space="0" w:color="auto"/>
            </w:tcBorders>
            <w:shd w:val="clear" w:color="auto" w:fill="auto"/>
            <w:vAlign w:val="bottom"/>
            <w:hideMark/>
          </w:tcPr>
          <w:p w14:paraId="23308246"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180</w:t>
            </w:r>
          </w:p>
        </w:tc>
        <w:tc>
          <w:tcPr>
            <w:tcW w:w="557" w:type="dxa"/>
            <w:tcBorders>
              <w:top w:val="nil"/>
              <w:left w:val="nil"/>
              <w:bottom w:val="single" w:sz="4" w:space="0" w:color="auto"/>
              <w:right w:val="single" w:sz="4" w:space="0" w:color="auto"/>
            </w:tcBorders>
            <w:shd w:val="clear" w:color="auto" w:fill="auto"/>
            <w:vAlign w:val="bottom"/>
            <w:hideMark/>
          </w:tcPr>
          <w:p w14:paraId="17026EA8"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342" w:type="dxa"/>
            <w:tcBorders>
              <w:top w:val="nil"/>
              <w:left w:val="nil"/>
              <w:bottom w:val="single" w:sz="4" w:space="0" w:color="auto"/>
              <w:right w:val="single" w:sz="4" w:space="0" w:color="auto"/>
            </w:tcBorders>
            <w:shd w:val="clear" w:color="auto" w:fill="auto"/>
            <w:vAlign w:val="bottom"/>
            <w:hideMark/>
          </w:tcPr>
          <w:p w14:paraId="535BD17C" w14:textId="2D606A11" w:rsidR="005E7342" w:rsidRPr="001618D6" w:rsidRDefault="001E0E20" w:rsidP="00910EC1">
            <w:pPr>
              <w:spacing w:after="0" w:line="240" w:lineRule="auto"/>
              <w:jc w:val="center"/>
              <w:rPr>
                <w:rFonts w:ascii="Arial" w:eastAsia="Times New Roman" w:hAnsi="Arial" w:cs="Arial"/>
                <w:sz w:val="16"/>
                <w:szCs w:val="16"/>
              </w:rPr>
            </w:pPr>
            <w:r w:rsidRPr="00E20E10">
              <w:rPr>
                <w:rFonts w:ascii="Arial" w:eastAsia="Times New Roman" w:hAnsi="Arial" w:cs="Arial"/>
                <w:sz w:val="16"/>
                <w:szCs w:val="16"/>
              </w:rPr>
              <w:t>53652</w:t>
            </w:r>
          </w:p>
        </w:tc>
        <w:tc>
          <w:tcPr>
            <w:tcW w:w="4775" w:type="dxa"/>
            <w:tcBorders>
              <w:top w:val="nil"/>
              <w:left w:val="nil"/>
              <w:bottom w:val="single" w:sz="4" w:space="0" w:color="auto"/>
              <w:right w:val="double" w:sz="6" w:space="0" w:color="auto"/>
            </w:tcBorders>
            <w:shd w:val="clear" w:color="auto" w:fill="auto"/>
            <w:vAlign w:val="center"/>
            <w:hideMark/>
          </w:tcPr>
          <w:p w14:paraId="04807391" w14:textId="2FF1C471" w:rsidR="005E7342" w:rsidRPr="001618D6" w:rsidRDefault="001E0E20" w:rsidP="00910EC1">
            <w:pPr>
              <w:spacing w:after="0" w:line="240" w:lineRule="auto"/>
              <w:rPr>
                <w:rFonts w:ascii="Arial" w:eastAsia="Times New Roman" w:hAnsi="Arial" w:cs="Arial"/>
                <w:sz w:val="16"/>
                <w:szCs w:val="16"/>
              </w:rPr>
            </w:pPr>
            <w:r>
              <w:rPr>
                <w:rFonts w:ascii="Arial" w:eastAsia="Times New Roman" w:hAnsi="Arial" w:cs="Arial"/>
                <w:sz w:val="16"/>
                <w:szCs w:val="16"/>
              </w:rPr>
              <w:t>WellSky Clinic Branch ID</w:t>
            </w:r>
          </w:p>
        </w:tc>
      </w:tr>
      <w:tr w:rsidR="005E7342" w:rsidRPr="001618D6" w14:paraId="43AB51E2" w14:textId="77777777" w:rsidTr="00911196">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3EBAFE8E" w14:textId="77777777" w:rsidR="005E7342" w:rsidRPr="001618D6" w:rsidRDefault="005E7342" w:rsidP="00910EC1">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5</w:t>
            </w:r>
          </w:p>
        </w:tc>
        <w:tc>
          <w:tcPr>
            <w:tcW w:w="1016" w:type="dxa"/>
            <w:tcBorders>
              <w:top w:val="nil"/>
              <w:left w:val="nil"/>
              <w:bottom w:val="single" w:sz="4" w:space="0" w:color="auto"/>
              <w:right w:val="single" w:sz="4" w:space="0" w:color="auto"/>
            </w:tcBorders>
            <w:shd w:val="clear" w:color="auto" w:fill="FFFFFF" w:themeFill="background1"/>
            <w:vAlign w:val="center"/>
            <w:hideMark/>
          </w:tcPr>
          <w:p w14:paraId="26C45F1C" w14:textId="77777777" w:rsidR="005E7342" w:rsidRPr="001618D6" w:rsidRDefault="005E7342" w:rsidP="00910EC1">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auto" w:fill="FFFFFF" w:themeFill="background1"/>
            <w:vAlign w:val="center"/>
            <w:hideMark/>
          </w:tcPr>
          <w:p w14:paraId="568180A0" w14:textId="77777777" w:rsidR="005E7342" w:rsidRPr="001618D6" w:rsidRDefault="005E7342" w:rsidP="00910EC1">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Receiving Application</w:t>
            </w:r>
          </w:p>
        </w:tc>
        <w:tc>
          <w:tcPr>
            <w:tcW w:w="2333" w:type="dxa"/>
            <w:tcBorders>
              <w:top w:val="nil"/>
              <w:left w:val="nil"/>
              <w:bottom w:val="single" w:sz="4" w:space="0" w:color="auto"/>
              <w:right w:val="single" w:sz="4" w:space="0" w:color="auto"/>
            </w:tcBorders>
            <w:shd w:val="clear" w:color="auto" w:fill="FFFFFF" w:themeFill="background1"/>
            <w:vAlign w:val="bottom"/>
            <w:hideMark/>
          </w:tcPr>
          <w:p w14:paraId="41305098"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auto" w:fill="FFFFFF" w:themeFill="background1"/>
            <w:vAlign w:val="bottom"/>
            <w:hideMark/>
          </w:tcPr>
          <w:p w14:paraId="7590A238"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180</w:t>
            </w:r>
          </w:p>
        </w:tc>
        <w:tc>
          <w:tcPr>
            <w:tcW w:w="557" w:type="dxa"/>
            <w:tcBorders>
              <w:top w:val="nil"/>
              <w:left w:val="nil"/>
              <w:bottom w:val="single" w:sz="4" w:space="0" w:color="auto"/>
              <w:right w:val="single" w:sz="4" w:space="0" w:color="auto"/>
            </w:tcBorders>
            <w:shd w:val="clear" w:color="auto" w:fill="FFFFFF" w:themeFill="background1"/>
            <w:vAlign w:val="bottom"/>
            <w:hideMark/>
          </w:tcPr>
          <w:p w14:paraId="48AC37BA" w14:textId="2352F944" w:rsidR="005E7342" w:rsidRPr="001618D6" w:rsidRDefault="00AB67AF"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342" w:type="dxa"/>
            <w:tcBorders>
              <w:top w:val="nil"/>
              <w:left w:val="nil"/>
              <w:bottom w:val="single" w:sz="4" w:space="0" w:color="auto"/>
              <w:right w:val="single" w:sz="4" w:space="0" w:color="auto"/>
            </w:tcBorders>
            <w:shd w:val="clear" w:color="auto" w:fill="FFFFFF" w:themeFill="background1"/>
            <w:vAlign w:val="center"/>
            <w:hideMark/>
          </w:tcPr>
          <w:p w14:paraId="11E2BE4E" w14:textId="6EF444CF" w:rsidR="005E7342" w:rsidRPr="00D12D25" w:rsidRDefault="00AB67AF" w:rsidP="009A6182">
            <w:pPr>
              <w:spacing w:after="0" w:line="240" w:lineRule="auto"/>
              <w:jc w:val="center"/>
              <w:rPr>
                <w:rFonts w:ascii="Arial" w:eastAsia="Times New Roman" w:hAnsi="Arial" w:cs="Arial"/>
                <w:sz w:val="16"/>
                <w:szCs w:val="16"/>
              </w:rPr>
            </w:pPr>
            <w:r w:rsidRPr="00D12D25">
              <w:rPr>
                <w:rFonts w:ascii="Arial" w:eastAsia="Times New Roman" w:hAnsi="Arial" w:cs="Arial"/>
                <w:sz w:val="16"/>
                <w:szCs w:val="16"/>
              </w:rPr>
              <w:t>&lt;</w:t>
            </w:r>
            <w:r w:rsidR="00911196" w:rsidRPr="00D12D25">
              <w:rPr>
                <w:rFonts w:ascii="Arial" w:eastAsia="Times New Roman" w:hAnsi="Arial" w:cs="Arial"/>
                <w:sz w:val="16"/>
                <w:szCs w:val="16"/>
              </w:rPr>
              <w:t>Vendor</w:t>
            </w:r>
            <w:r w:rsidRPr="00D12D25">
              <w:rPr>
                <w:rFonts w:ascii="Arial" w:eastAsia="Times New Roman" w:hAnsi="Arial" w:cs="Arial"/>
                <w:sz w:val="16"/>
                <w:szCs w:val="16"/>
              </w:rPr>
              <w:t>-Specified&gt;</w:t>
            </w:r>
          </w:p>
        </w:tc>
        <w:tc>
          <w:tcPr>
            <w:tcW w:w="4775" w:type="dxa"/>
            <w:tcBorders>
              <w:top w:val="nil"/>
              <w:left w:val="nil"/>
              <w:bottom w:val="single" w:sz="4" w:space="0" w:color="auto"/>
              <w:right w:val="double" w:sz="6" w:space="0" w:color="auto"/>
            </w:tcBorders>
            <w:shd w:val="clear" w:color="auto" w:fill="FFFFFF" w:themeFill="background1"/>
            <w:vAlign w:val="center"/>
            <w:hideMark/>
          </w:tcPr>
          <w:p w14:paraId="42AB60BF" w14:textId="2ED5E502" w:rsidR="005E7342" w:rsidRPr="00911196" w:rsidRDefault="00911196" w:rsidP="00910EC1">
            <w:pPr>
              <w:spacing w:after="0" w:line="240" w:lineRule="auto"/>
              <w:rPr>
                <w:rFonts w:ascii="Arial" w:eastAsia="Times New Roman" w:hAnsi="Arial" w:cs="Arial"/>
                <w:sz w:val="16"/>
                <w:szCs w:val="16"/>
              </w:rPr>
            </w:pPr>
            <w:r w:rsidRPr="00D12D25">
              <w:rPr>
                <w:rFonts w:ascii="Arial" w:eastAsia="Times New Roman" w:hAnsi="Arial" w:cs="Arial"/>
                <w:sz w:val="16"/>
                <w:szCs w:val="16"/>
              </w:rPr>
              <w:t>Defined by &lt;Vendor&gt;</w:t>
            </w:r>
          </w:p>
        </w:tc>
      </w:tr>
      <w:tr w:rsidR="00911196" w:rsidRPr="001618D6" w14:paraId="7FBA01FC" w14:textId="77777777" w:rsidTr="00911196">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1E71246B"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6</w:t>
            </w:r>
          </w:p>
        </w:tc>
        <w:tc>
          <w:tcPr>
            <w:tcW w:w="1016" w:type="dxa"/>
            <w:tcBorders>
              <w:top w:val="nil"/>
              <w:left w:val="nil"/>
              <w:bottom w:val="single" w:sz="4" w:space="0" w:color="auto"/>
              <w:right w:val="single" w:sz="4" w:space="0" w:color="auto"/>
            </w:tcBorders>
            <w:shd w:val="clear" w:color="auto" w:fill="FFFFFF" w:themeFill="background1"/>
            <w:vAlign w:val="center"/>
            <w:hideMark/>
          </w:tcPr>
          <w:p w14:paraId="758EE420"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auto" w:fill="FFFFFF" w:themeFill="background1"/>
            <w:vAlign w:val="center"/>
            <w:hideMark/>
          </w:tcPr>
          <w:p w14:paraId="05D295DE" w14:textId="77777777" w:rsidR="00911196" w:rsidRPr="001618D6" w:rsidRDefault="00911196" w:rsidP="00911196">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Receiving Facility</w:t>
            </w:r>
          </w:p>
        </w:tc>
        <w:tc>
          <w:tcPr>
            <w:tcW w:w="2333" w:type="dxa"/>
            <w:tcBorders>
              <w:top w:val="nil"/>
              <w:left w:val="nil"/>
              <w:bottom w:val="single" w:sz="4" w:space="0" w:color="auto"/>
              <w:right w:val="single" w:sz="4" w:space="0" w:color="auto"/>
            </w:tcBorders>
            <w:shd w:val="clear" w:color="auto" w:fill="FFFFFF" w:themeFill="background1"/>
            <w:vAlign w:val="center"/>
            <w:hideMark/>
          </w:tcPr>
          <w:p w14:paraId="7ACC0B09" w14:textId="2F0CD8C0" w:rsidR="00911196" w:rsidRPr="001618D6" w:rsidRDefault="00911196" w:rsidP="00911196">
            <w:pPr>
              <w:spacing w:after="0" w:line="240" w:lineRule="auto"/>
              <w:jc w:val="center"/>
              <w:rPr>
                <w:rFonts w:ascii="Arial" w:eastAsia="Times New Roman" w:hAnsi="Arial" w:cs="Arial"/>
                <w:sz w:val="16"/>
                <w:szCs w:val="16"/>
              </w:rPr>
            </w:pPr>
          </w:p>
        </w:tc>
        <w:tc>
          <w:tcPr>
            <w:tcW w:w="536" w:type="dxa"/>
            <w:tcBorders>
              <w:top w:val="nil"/>
              <w:left w:val="nil"/>
              <w:bottom w:val="single" w:sz="4" w:space="0" w:color="auto"/>
              <w:right w:val="single" w:sz="4" w:space="0" w:color="auto"/>
            </w:tcBorders>
            <w:shd w:val="clear" w:color="auto" w:fill="FFFFFF" w:themeFill="background1"/>
            <w:vAlign w:val="bottom"/>
            <w:hideMark/>
          </w:tcPr>
          <w:p w14:paraId="00D04A9D" w14:textId="77777777"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180</w:t>
            </w:r>
          </w:p>
        </w:tc>
        <w:tc>
          <w:tcPr>
            <w:tcW w:w="557" w:type="dxa"/>
            <w:tcBorders>
              <w:top w:val="nil"/>
              <w:left w:val="nil"/>
              <w:bottom w:val="single" w:sz="4" w:space="0" w:color="auto"/>
              <w:right w:val="single" w:sz="4" w:space="0" w:color="auto"/>
            </w:tcBorders>
            <w:shd w:val="clear" w:color="auto" w:fill="FFFFFF" w:themeFill="background1"/>
            <w:vAlign w:val="bottom"/>
            <w:hideMark/>
          </w:tcPr>
          <w:p w14:paraId="51CB23B4" w14:textId="2252F08B"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342" w:type="dxa"/>
            <w:tcBorders>
              <w:top w:val="nil"/>
              <w:left w:val="nil"/>
              <w:bottom w:val="single" w:sz="4" w:space="0" w:color="auto"/>
              <w:right w:val="single" w:sz="4" w:space="0" w:color="auto"/>
            </w:tcBorders>
            <w:shd w:val="clear" w:color="auto" w:fill="FFFFFF" w:themeFill="background1"/>
            <w:noWrap/>
            <w:vAlign w:val="center"/>
            <w:hideMark/>
          </w:tcPr>
          <w:p w14:paraId="792592D8" w14:textId="1AE41CC3" w:rsidR="00911196" w:rsidRPr="00D12D25" w:rsidRDefault="00911196" w:rsidP="00911196">
            <w:pPr>
              <w:spacing w:after="0" w:line="240" w:lineRule="auto"/>
              <w:jc w:val="center"/>
              <w:rPr>
                <w:rFonts w:ascii="Arial" w:eastAsia="Times New Roman" w:hAnsi="Arial" w:cs="Arial"/>
                <w:sz w:val="20"/>
                <w:szCs w:val="20"/>
              </w:rPr>
            </w:pPr>
            <w:r w:rsidRPr="00D12D25">
              <w:rPr>
                <w:rFonts w:ascii="Arial" w:eastAsia="Times New Roman" w:hAnsi="Arial" w:cs="Arial"/>
                <w:sz w:val="16"/>
                <w:szCs w:val="16"/>
              </w:rPr>
              <w:t>&lt;Vendor-Specified&gt;</w:t>
            </w:r>
          </w:p>
        </w:tc>
        <w:tc>
          <w:tcPr>
            <w:tcW w:w="4775" w:type="dxa"/>
            <w:tcBorders>
              <w:top w:val="nil"/>
              <w:left w:val="nil"/>
              <w:bottom w:val="single" w:sz="4" w:space="0" w:color="auto"/>
              <w:right w:val="double" w:sz="6" w:space="0" w:color="auto"/>
            </w:tcBorders>
            <w:shd w:val="clear" w:color="auto" w:fill="FFFFFF" w:themeFill="background1"/>
            <w:vAlign w:val="center"/>
            <w:hideMark/>
          </w:tcPr>
          <w:p w14:paraId="317F67B3" w14:textId="1DF917E4" w:rsidR="00911196" w:rsidRPr="00911196" w:rsidRDefault="00911196" w:rsidP="00911196">
            <w:pPr>
              <w:spacing w:after="0" w:line="240" w:lineRule="auto"/>
              <w:rPr>
                <w:rFonts w:ascii="Arial" w:eastAsia="Times New Roman" w:hAnsi="Arial" w:cs="Arial"/>
                <w:sz w:val="16"/>
                <w:szCs w:val="16"/>
              </w:rPr>
            </w:pPr>
            <w:r w:rsidRPr="00D12D25">
              <w:rPr>
                <w:rFonts w:ascii="Arial" w:eastAsia="Times New Roman" w:hAnsi="Arial" w:cs="Arial"/>
                <w:sz w:val="16"/>
                <w:szCs w:val="16"/>
              </w:rPr>
              <w:t>Defined by &lt;Vendor&gt;</w:t>
            </w:r>
          </w:p>
        </w:tc>
      </w:tr>
      <w:tr w:rsidR="00911196" w:rsidRPr="001618D6" w14:paraId="149BEB1B" w14:textId="77777777" w:rsidTr="00911196">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1DEB1716"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7</w:t>
            </w:r>
          </w:p>
        </w:tc>
        <w:tc>
          <w:tcPr>
            <w:tcW w:w="1016" w:type="dxa"/>
            <w:tcBorders>
              <w:top w:val="nil"/>
              <w:left w:val="nil"/>
              <w:bottom w:val="single" w:sz="4" w:space="0" w:color="auto"/>
              <w:right w:val="single" w:sz="4" w:space="0" w:color="auto"/>
            </w:tcBorders>
            <w:shd w:val="clear" w:color="auto" w:fill="auto"/>
            <w:vAlign w:val="center"/>
            <w:hideMark/>
          </w:tcPr>
          <w:p w14:paraId="5EE16841"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auto" w:fill="auto"/>
            <w:vAlign w:val="center"/>
            <w:hideMark/>
          </w:tcPr>
          <w:p w14:paraId="08696779" w14:textId="77777777" w:rsidR="00911196" w:rsidRPr="001618D6" w:rsidRDefault="00911196" w:rsidP="00911196">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Creation Date/Time</w:t>
            </w:r>
          </w:p>
        </w:tc>
        <w:tc>
          <w:tcPr>
            <w:tcW w:w="2333" w:type="dxa"/>
            <w:tcBorders>
              <w:top w:val="nil"/>
              <w:left w:val="nil"/>
              <w:bottom w:val="nil"/>
              <w:right w:val="nil"/>
            </w:tcBorders>
            <w:shd w:val="clear" w:color="auto" w:fill="auto"/>
            <w:noWrap/>
            <w:vAlign w:val="bottom"/>
            <w:hideMark/>
          </w:tcPr>
          <w:p w14:paraId="4EB348F9" w14:textId="77777777" w:rsidR="00911196" w:rsidRPr="001618D6" w:rsidRDefault="00911196" w:rsidP="00911196">
            <w:pPr>
              <w:spacing w:after="0" w:line="240" w:lineRule="auto"/>
              <w:jc w:val="center"/>
              <w:rPr>
                <w:rFonts w:ascii="Arial" w:eastAsia="Times New Roman" w:hAnsi="Arial" w:cs="Arial"/>
                <w:sz w:val="20"/>
                <w:szCs w:val="20"/>
              </w:rPr>
            </w:pPr>
          </w:p>
        </w:tc>
        <w:tc>
          <w:tcPr>
            <w:tcW w:w="536" w:type="dxa"/>
            <w:tcBorders>
              <w:top w:val="nil"/>
              <w:left w:val="single" w:sz="4" w:space="0" w:color="auto"/>
              <w:bottom w:val="single" w:sz="4" w:space="0" w:color="auto"/>
              <w:right w:val="single" w:sz="4" w:space="0" w:color="auto"/>
            </w:tcBorders>
            <w:shd w:val="clear" w:color="auto" w:fill="auto"/>
            <w:vAlign w:val="bottom"/>
            <w:hideMark/>
          </w:tcPr>
          <w:p w14:paraId="4F036541" w14:textId="77777777"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557" w:type="dxa"/>
            <w:tcBorders>
              <w:top w:val="nil"/>
              <w:left w:val="nil"/>
              <w:bottom w:val="single" w:sz="4" w:space="0" w:color="auto"/>
              <w:right w:val="single" w:sz="4" w:space="0" w:color="auto"/>
            </w:tcBorders>
            <w:shd w:val="clear" w:color="auto" w:fill="auto"/>
            <w:vAlign w:val="bottom"/>
            <w:hideMark/>
          </w:tcPr>
          <w:p w14:paraId="50503E90"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342" w:type="dxa"/>
            <w:tcBorders>
              <w:top w:val="nil"/>
              <w:left w:val="nil"/>
              <w:bottom w:val="single" w:sz="4" w:space="0" w:color="auto"/>
              <w:right w:val="single" w:sz="4" w:space="0" w:color="auto"/>
            </w:tcBorders>
            <w:shd w:val="clear" w:color="auto" w:fill="auto"/>
            <w:vAlign w:val="bottom"/>
            <w:hideMark/>
          </w:tcPr>
          <w:p w14:paraId="317CECE2"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CCYYMMDDHHMM</w:t>
            </w:r>
            <w:r>
              <w:rPr>
                <w:rFonts w:ascii="Arial" w:eastAsia="Times New Roman" w:hAnsi="Arial" w:cs="Arial"/>
                <w:sz w:val="16"/>
                <w:szCs w:val="16"/>
              </w:rPr>
              <w:t>-ZZZZ</w:t>
            </w:r>
          </w:p>
        </w:tc>
        <w:tc>
          <w:tcPr>
            <w:tcW w:w="4775" w:type="dxa"/>
            <w:tcBorders>
              <w:top w:val="nil"/>
              <w:left w:val="nil"/>
              <w:bottom w:val="single" w:sz="4" w:space="0" w:color="auto"/>
              <w:right w:val="double" w:sz="6" w:space="0" w:color="auto"/>
            </w:tcBorders>
            <w:shd w:val="clear" w:color="auto" w:fill="auto"/>
            <w:vAlign w:val="center"/>
            <w:hideMark/>
          </w:tcPr>
          <w:p w14:paraId="20987A63" w14:textId="77777777" w:rsidR="00911196" w:rsidRPr="001618D6" w:rsidRDefault="00911196" w:rsidP="0091119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911196" w:rsidRPr="001618D6" w14:paraId="3A908237" w14:textId="77777777" w:rsidTr="00911196">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3C9714B2"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8</w:t>
            </w:r>
          </w:p>
        </w:tc>
        <w:tc>
          <w:tcPr>
            <w:tcW w:w="1016" w:type="dxa"/>
            <w:tcBorders>
              <w:top w:val="nil"/>
              <w:left w:val="nil"/>
              <w:bottom w:val="single" w:sz="4" w:space="0" w:color="auto"/>
              <w:right w:val="single" w:sz="4" w:space="0" w:color="auto"/>
            </w:tcBorders>
            <w:shd w:val="clear" w:color="auto" w:fill="FFFFFF" w:themeFill="background1"/>
            <w:vAlign w:val="center"/>
            <w:hideMark/>
          </w:tcPr>
          <w:p w14:paraId="0B01B8C0"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auto" w:fill="FFFFFF" w:themeFill="background1"/>
            <w:vAlign w:val="center"/>
            <w:hideMark/>
          </w:tcPr>
          <w:p w14:paraId="5C19472F" w14:textId="77777777" w:rsidR="00911196" w:rsidRPr="001618D6" w:rsidRDefault="00911196" w:rsidP="00911196">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Security</w:t>
            </w:r>
          </w:p>
        </w:tc>
        <w:tc>
          <w:tcPr>
            <w:tcW w:w="2333" w:type="dxa"/>
            <w:tcBorders>
              <w:top w:val="single" w:sz="4" w:space="0" w:color="auto"/>
              <w:left w:val="nil"/>
              <w:bottom w:val="single" w:sz="4" w:space="0" w:color="auto"/>
              <w:right w:val="single" w:sz="4" w:space="0" w:color="auto"/>
            </w:tcBorders>
            <w:shd w:val="clear" w:color="auto" w:fill="FFFFFF" w:themeFill="background1"/>
            <w:vAlign w:val="center"/>
            <w:hideMark/>
          </w:tcPr>
          <w:p w14:paraId="50CCC112"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auto" w:fill="FFFFFF" w:themeFill="background1"/>
            <w:vAlign w:val="center"/>
            <w:hideMark/>
          </w:tcPr>
          <w:p w14:paraId="5A17B810" w14:textId="77777777"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557" w:type="dxa"/>
            <w:tcBorders>
              <w:top w:val="nil"/>
              <w:left w:val="nil"/>
              <w:bottom w:val="single" w:sz="4" w:space="0" w:color="auto"/>
              <w:right w:val="single" w:sz="4" w:space="0" w:color="auto"/>
            </w:tcBorders>
            <w:shd w:val="clear" w:color="auto" w:fill="FFFFFF" w:themeFill="background1"/>
            <w:vAlign w:val="center"/>
            <w:hideMark/>
          </w:tcPr>
          <w:p w14:paraId="5AFD2690" w14:textId="77777777"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342" w:type="dxa"/>
            <w:tcBorders>
              <w:top w:val="nil"/>
              <w:left w:val="nil"/>
              <w:bottom w:val="single" w:sz="4" w:space="0" w:color="auto"/>
              <w:right w:val="nil"/>
            </w:tcBorders>
            <w:shd w:val="clear" w:color="auto" w:fill="FFFFFF" w:themeFill="background1"/>
            <w:vAlign w:val="center"/>
            <w:hideMark/>
          </w:tcPr>
          <w:p w14:paraId="3CBD399B"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4775" w:type="dxa"/>
            <w:tcBorders>
              <w:top w:val="nil"/>
              <w:left w:val="single" w:sz="4" w:space="0" w:color="auto"/>
              <w:bottom w:val="single" w:sz="4" w:space="0" w:color="auto"/>
              <w:right w:val="double" w:sz="6" w:space="0" w:color="auto"/>
            </w:tcBorders>
            <w:shd w:val="clear" w:color="auto" w:fill="FFFFFF" w:themeFill="background1"/>
            <w:vAlign w:val="center"/>
            <w:hideMark/>
          </w:tcPr>
          <w:p w14:paraId="4257BA3D" w14:textId="77777777" w:rsidR="00911196" w:rsidRPr="001618D6" w:rsidRDefault="00911196" w:rsidP="0091119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911196" w:rsidRPr="001618D6" w14:paraId="0639AD34" w14:textId="77777777" w:rsidTr="00911196">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54E03978"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9</w:t>
            </w:r>
          </w:p>
        </w:tc>
        <w:tc>
          <w:tcPr>
            <w:tcW w:w="1016" w:type="dxa"/>
            <w:tcBorders>
              <w:top w:val="nil"/>
              <w:left w:val="nil"/>
              <w:bottom w:val="single" w:sz="4" w:space="0" w:color="auto"/>
              <w:right w:val="single" w:sz="4" w:space="0" w:color="auto"/>
            </w:tcBorders>
            <w:shd w:val="clear" w:color="auto" w:fill="auto"/>
            <w:vAlign w:val="center"/>
            <w:hideMark/>
          </w:tcPr>
          <w:p w14:paraId="390980FE"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w:t>
            </w:r>
          </w:p>
        </w:tc>
        <w:tc>
          <w:tcPr>
            <w:tcW w:w="1964" w:type="dxa"/>
            <w:tcBorders>
              <w:top w:val="nil"/>
              <w:left w:val="nil"/>
              <w:bottom w:val="single" w:sz="4" w:space="0" w:color="auto"/>
              <w:right w:val="single" w:sz="4" w:space="0" w:color="auto"/>
            </w:tcBorders>
            <w:shd w:val="clear" w:color="auto" w:fill="auto"/>
            <w:vAlign w:val="center"/>
            <w:hideMark/>
          </w:tcPr>
          <w:p w14:paraId="3CA6664B" w14:textId="77777777" w:rsidR="00911196" w:rsidRPr="001618D6" w:rsidRDefault="00911196" w:rsidP="00911196">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Message Type</w:t>
            </w:r>
          </w:p>
        </w:tc>
        <w:tc>
          <w:tcPr>
            <w:tcW w:w="2333" w:type="dxa"/>
            <w:tcBorders>
              <w:top w:val="nil"/>
              <w:left w:val="nil"/>
              <w:bottom w:val="single" w:sz="4" w:space="0" w:color="auto"/>
              <w:right w:val="single" w:sz="4" w:space="0" w:color="auto"/>
            </w:tcBorders>
            <w:shd w:val="clear" w:color="auto" w:fill="auto"/>
            <w:noWrap/>
            <w:vAlign w:val="bottom"/>
            <w:hideMark/>
          </w:tcPr>
          <w:p w14:paraId="56AF12CD" w14:textId="77777777" w:rsidR="00911196" w:rsidRPr="001618D6" w:rsidRDefault="00911196" w:rsidP="00911196">
            <w:pPr>
              <w:spacing w:after="0" w:line="240" w:lineRule="auto"/>
              <w:jc w:val="center"/>
              <w:rPr>
                <w:rFonts w:ascii="Arial" w:eastAsia="Times New Roman" w:hAnsi="Arial" w:cs="Arial"/>
                <w:sz w:val="20"/>
                <w:szCs w:val="20"/>
              </w:rPr>
            </w:pPr>
            <w:r w:rsidRPr="001618D6">
              <w:rPr>
                <w:rFonts w:ascii="Arial" w:eastAsia="Times New Roman" w:hAnsi="Arial" w:cs="Arial"/>
                <w:sz w:val="20"/>
                <w:szCs w:val="20"/>
              </w:rPr>
              <w:t> </w:t>
            </w:r>
          </w:p>
        </w:tc>
        <w:tc>
          <w:tcPr>
            <w:tcW w:w="536" w:type="dxa"/>
            <w:tcBorders>
              <w:top w:val="nil"/>
              <w:left w:val="nil"/>
              <w:bottom w:val="single" w:sz="4" w:space="0" w:color="auto"/>
              <w:right w:val="single" w:sz="4" w:space="0" w:color="auto"/>
            </w:tcBorders>
            <w:shd w:val="clear" w:color="auto" w:fill="auto"/>
            <w:vAlign w:val="center"/>
            <w:hideMark/>
          </w:tcPr>
          <w:p w14:paraId="15712E39" w14:textId="77777777"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10</w:t>
            </w:r>
          </w:p>
        </w:tc>
        <w:tc>
          <w:tcPr>
            <w:tcW w:w="557" w:type="dxa"/>
            <w:tcBorders>
              <w:top w:val="nil"/>
              <w:left w:val="nil"/>
              <w:bottom w:val="single" w:sz="4" w:space="0" w:color="auto"/>
              <w:right w:val="single" w:sz="4" w:space="0" w:color="auto"/>
            </w:tcBorders>
            <w:shd w:val="clear" w:color="auto" w:fill="auto"/>
            <w:vAlign w:val="center"/>
            <w:hideMark/>
          </w:tcPr>
          <w:p w14:paraId="3206FBD4"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342" w:type="dxa"/>
            <w:tcBorders>
              <w:top w:val="nil"/>
              <w:left w:val="nil"/>
              <w:bottom w:val="single" w:sz="4" w:space="0" w:color="auto"/>
              <w:right w:val="single" w:sz="4" w:space="0" w:color="auto"/>
            </w:tcBorders>
            <w:shd w:val="clear" w:color="auto" w:fill="auto"/>
            <w:vAlign w:val="center"/>
            <w:hideMark/>
          </w:tcPr>
          <w:p w14:paraId="50F7B38E" w14:textId="77777777" w:rsidR="00911196" w:rsidRPr="001618D6" w:rsidRDefault="00911196" w:rsidP="0091119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ADT</w:t>
            </w:r>
          </w:p>
        </w:tc>
        <w:tc>
          <w:tcPr>
            <w:tcW w:w="4775" w:type="dxa"/>
            <w:tcBorders>
              <w:top w:val="nil"/>
              <w:left w:val="nil"/>
              <w:bottom w:val="single" w:sz="4" w:space="0" w:color="auto"/>
              <w:right w:val="double" w:sz="6" w:space="0" w:color="auto"/>
            </w:tcBorders>
            <w:shd w:val="clear" w:color="auto" w:fill="auto"/>
            <w:vAlign w:val="center"/>
            <w:hideMark/>
          </w:tcPr>
          <w:p w14:paraId="49B029A0" w14:textId="77777777" w:rsidR="00911196" w:rsidRPr="001618D6" w:rsidRDefault="00911196" w:rsidP="0091119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911196" w:rsidRPr="001618D6" w14:paraId="2B30E6A5" w14:textId="77777777" w:rsidTr="00911196">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6DB661B4"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9</w:t>
            </w:r>
          </w:p>
        </w:tc>
        <w:tc>
          <w:tcPr>
            <w:tcW w:w="1016" w:type="dxa"/>
            <w:tcBorders>
              <w:top w:val="nil"/>
              <w:left w:val="nil"/>
              <w:bottom w:val="single" w:sz="4" w:space="0" w:color="auto"/>
              <w:right w:val="single" w:sz="4" w:space="0" w:color="auto"/>
            </w:tcBorders>
            <w:shd w:val="clear" w:color="auto" w:fill="auto"/>
            <w:vAlign w:val="center"/>
            <w:hideMark/>
          </w:tcPr>
          <w:p w14:paraId="08CF30FA"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2</w:t>
            </w:r>
          </w:p>
        </w:tc>
        <w:tc>
          <w:tcPr>
            <w:tcW w:w="1964" w:type="dxa"/>
            <w:tcBorders>
              <w:top w:val="nil"/>
              <w:left w:val="nil"/>
              <w:bottom w:val="single" w:sz="4" w:space="0" w:color="auto"/>
              <w:right w:val="single" w:sz="4" w:space="0" w:color="auto"/>
            </w:tcBorders>
            <w:shd w:val="clear" w:color="auto" w:fill="auto"/>
            <w:vAlign w:val="center"/>
            <w:hideMark/>
          </w:tcPr>
          <w:p w14:paraId="0F96A098" w14:textId="77777777" w:rsidR="00911196" w:rsidRPr="001618D6" w:rsidRDefault="00911196" w:rsidP="00911196">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Trigger Event</w:t>
            </w:r>
          </w:p>
        </w:tc>
        <w:tc>
          <w:tcPr>
            <w:tcW w:w="2333" w:type="dxa"/>
            <w:tcBorders>
              <w:top w:val="nil"/>
              <w:left w:val="nil"/>
              <w:bottom w:val="single" w:sz="4" w:space="0" w:color="auto"/>
              <w:right w:val="single" w:sz="4" w:space="0" w:color="auto"/>
            </w:tcBorders>
            <w:shd w:val="clear" w:color="auto" w:fill="auto"/>
            <w:noWrap/>
            <w:vAlign w:val="bottom"/>
            <w:hideMark/>
          </w:tcPr>
          <w:p w14:paraId="209B9C6C" w14:textId="77777777" w:rsidR="00911196" w:rsidRPr="001618D6" w:rsidRDefault="00911196" w:rsidP="00911196">
            <w:pPr>
              <w:spacing w:after="0" w:line="240" w:lineRule="auto"/>
              <w:jc w:val="center"/>
              <w:rPr>
                <w:rFonts w:ascii="Arial" w:eastAsia="Times New Roman" w:hAnsi="Arial" w:cs="Arial"/>
                <w:sz w:val="20"/>
                <w:szCs w:val="20"/>
              </w:rPr>
            </w:pPr>
            <w:r w:rsidRPr="001618D6">
              <w:rPr>
                <w:rFonts w:ascii="Arial" w:eastAsia="Times New Roman" w:hAnsi="Arial" w:cs="Arial"/>
                <w:sz w:val="20"/>
                <w:szCs w:val="20"/>
              </w:rPr>
              <w:t> </w:t>
            </w:r>
          </w:p>
        </w:tc>
        <w:tc>
          <w:tcPr>
            <w:tcW w:w="536" w:type="dxa"/>
            <w:tcBorders>
              <w:top w:val="nil"/>
              <w:left w:val="nil"/>
              <w:bottom w:val="single" w:sz="4" w:space="0" w:color="auto"/>
              <w:right w:val="single" w:sz="4" w:space="0" w:color="auto"/>
            </w:tcBorders>
            <w:shd w:val="clear" w:color="auto" w:fill="auto"/>
            <w:vAlign w:val="center"/>
            <w:hideMark/>
          </w:tcPr>
          <w:p w14:paraId="0CCC8D5D"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3</w:t>
            </w:r>
          </w:p>
        </w:tc>
        <w:tc>
          <w:tcPr>
            <w:tcW w:w="557" w:type="dxa"/>
            <w:tcBorders>
              <w:top w:val="nil"/>
              <w:left w:val="nil"/>
              <w:bottom w:val="single" w:sz="4" w:space="0" w:color="auto"/>
              <w:right w:val="single" w:sz="4" w:space="0" w:color="auto"/>
            </w:tcBorders>
            <w:shd w:val="clear" w:color="auto" w:fill="auto"/>
            <w:vAlign w:val="center"/>
            <w:hideMark/>
          </w:tcPr>
          <w:p w14:paraId="1E57F01F"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342" w:type="dxa"/>
            <w:tcBorders>
              <w:top w:val="nil"/>
              <w:left w:val="nil"/>
              <w:bottom w:val="single" w:sz="4" w:space="0" w:color="auto"/>
              <w:right w:val="single" w:sz="4" w:space="0" w:color="auto"/>
            </w:tcBorders>
            <w:shd w:val="clear" w:color="auto" w:fill="auto"/>
            <w:vAlign w:val="center"/>
            <w:hideMark/>
          </w:tcPr>
          <w:p w14:paraId="2EA385BE" w14:textId="77777777" w:rsidR="00911196" w:rsidRPr="001618D6" w:rsidRDefault="00911196" w:rsidP="0091119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A01</w:t>
            </w:r>
          </w:p>
        </w:tc>
        <w:tc>
          <w:tcPr>
            <w:tcW w:w="4775" w:type="dxa"/>
            <w:tcBorders>
              <w:top w:val="nil"/>
              <w:left w:val="nil"/>
              <w:bottom w:val="single" w:sz="4" w:space="0" w:color="auto"/>
              <w:right w:val="double" w:sz="6" w:space="0" w:color="auto"/>
            </w:tcBorders>
            <w:shd w:val="clear" w:color="auto" w:fill="auto"/>
            <w:vAlign w:val="center"/>
            <w:hideMark/>
          </w:tcPr>
          <w:p w14:paraId="524E9181" w14:textId="77777777" w:rsidR="00911196" w:rsidRPr="001618D6" w:rsidRDefault="00911196" w:rsidP="0091119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911196" w:rsidRPr="001618D6" w14:paraId="0683190E" w14:textId="77777777" w:rsidTr="00911196">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0E0D072F"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10</w:t>
            </w:r>
          </w:p>
        </w:tc>
        <w:tc>
          <w:tcPr>
            <w:tcW w:w="1016" w:type="dxa"/>
            <w:tcBorders>
              <w:top w:val="nil"/>
              <w:left w:val="nil"/>
              <w:bottom w:val="single" w:sz="4" w:space="0" w:color="auto"/>
              <w:right w:val="single" w:sz="4" w:space="0" w:color="auto"/>
            </w:tcBorders>
            <w:shd w:val="clear" w:color="auto" w:fill="auto"/>
            <w:vAlign w:val="center"/>
            <w:hideMark/>
          </w:tcPr>
          <w:p w14:paraId="24D9553E"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auto" w:fill="auto"/>
            <w:vAlign w:val="center"/>
            <w:hideMark/>
          </w:tcPr>
          <w:p w14:paraId="40A7E3B8" w14:textId="77777777" w:rsidR="00911196" w:rsidRPr="001618D6" w:rsidRDefault="00911196" w:rsidP="00911196">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Message Control ID</w:t>
            </w:r>
          </w:p>
        </w:tc>
        <w:tc>
          <w:tcPr>
            <w:tcW w:w="2333" w:type="dxa"/>
            <w:tcBorders>
              <w:top w:val="nil"/>
              <w:left w:val="nil"/>
              <w:bottom w:val="single" w:sz="4" w:space="0" w:color="auto"/>
              <w:right w:val="single" w:sz="4" w:space="0" w:color="auto"/>
            </w:tcBorders>
            <w:shd w:val="clear" w:color="auto" w:fill="auto"/>
            <w:noWrap/>
            <w:vAlign w:val="bottom"/>
            <w:hideMark/>
          </w:tcPr>
          <w:p w14:paraId="03D7EC87" w14:textId="77777777" w:rsidR="00911196" w:rsidRPr="001618D6" w:rsidRDefault="00911196" w:rsidP="00911196">
            <w:pPr>
              <w:spacing w:after="0" w:line="240" w:lineRule="auto"/>
              <w:jc w:val="center"/>
              <w:rPr>
                <w:rFonts w:ascii="Arial" w:eastAsia="Times New Roman" w:hAnsi="Arial" w:cs="Arial"/>
                <w:sz w:val="20"/>
                <w:szCs w:val="20"/>
              </w:rPr>
            </w:pPr>
            <w:r w:rsidRPr="001618D6">
              <w:rPr>
                <w:rFonts w:ascii="Arial" w:eastAsia="Times New Roman" w:hAnsi="Arial" w:cs="Arial"/>
                <w:sz w:val="20"/>
                <w:szCs w:val="20"/>
              </w:rPr>
              <w:t> </w:t>
            </w:r>
          </w:p>
        </w:tc>
        <w:tc>
          <w:tcPr>
            <w:tcW w:w="536" w:type="dxa"/>
            <w:tcBorders>
              <w:top w:val="nil"/>
              <w:left w:val="nil"/>
              <w:bottom w:val="single" w:sz="4" w:space="0" w:color="auto"/>
              <w:right w:val="single" w:sz="4" w:space="0" w:color="auto"/>
            </w:tcBorders>
            <w:shd w:val="clear" w:color="auto" w:fill="auto"/>
            <w:vAlign w:val="center"/>
            <w:hideMark/>
          </w:tcPr>
          <w:p w14:paraId="0D99B2FD"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20</w:t>
            </w:r>
          </w:p>
        </w:tc>
        <w:tc>
          <w:tcPr>
            <w:tcW w:w="557" w:type="dxa"/>
            <w:tcBorders>
              <w:top w:val="nil"/>
              <w:left w:val="nil"/>
              <w:bottom w:val="single" w:sz="4" w:space="0" w:color="auto"/>
              <w:right w:val="single" w:sz="4" w:space="0" w:color="auto"/>
            </w:tcBorders>
            <w:shd w:val="clear" w:color="auto" w:fill="auto"/>
            <w:vAlign w:val="center"/>
            <w:hideMark/>
          </w:tcPr>
          <w:p w14:paraId="5C74535F"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342" w:type="dxa"/>
            <w:tcBorders>
              <w:top w:val="nil"/>
              <w:left w:val="nil"/>
              <w:bottom w:val="single" w:sz="4" w:space="0" w:color="auto"/>
              <w:right w:val="single" w:sz="4" w:space="0" w:color="auto"/>
            </w:tcBorders>
            <w:shd w:val="clear" w:color="auto" w:fill="auto"/>
            <w:vAlign w:val="center"/>
            <w:hideMark/>
          </w:tcPr>
          <w:p w14:paraId="75AF5DF1" w14:textId="1E10CC9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xml:space="preserve"> </w:t>
            </w:r>
            <w:ins w:id="268" w:author="Tellis Ellis" w:date="2019-09-30T18:30:00Z">
              <w:r w:rsidR="004D4203">
                <w:rPr>
                  <w:rFonts w:ascii="Arial" w:eastAsia="Times New Roman" w:hAnsi="Arial" w:cs="Arial"/>
                  <w:color w:val="000000"/>
                  <w:sz w:val="16"/>
                  <w:szCs w:val="16"/>
                </w:rPr>
                <w:t>ADT_</w:t>
              </w:r>
            </w:ins>
            <w:r w:rsidRPr="005A014A">
              <w:rPr>
                <w:sz w:val="16"/>
              </w:rPr>
              <w:t>599102</w:t>
            </w:r>
          </w:p>
        </w:tc>
        <w:tc>
          <w:tcPr>
            <w:tcW w:w="4775" w:type="dxa"/>
            <w:tcBorders>
              <w:top w:val="nil"/>
              <w:left w:val="nil"/>
              <w:bottom w:val="single" w:sz="4" w:space="0" w:color="auto"/>
              <w:right w:val="double" w:sz="6" w:space="0" w:color="auto"/>
            </w:tcBorders>
            <w:shd w:val="clear" w:color="auto" w:fill="auto"/>
            <w:vAlign w:val="center"/>
            <w:hideMark/>
          </w:tcPr>
          <w:p w14:paraId="63B3DF1C" w14:textId="77777777" w:rsidR="00911196" w:rsidRPr="001618D6" w:rsidRDefault="00911196" w:rsidP="00911196">
            <w:pPr>
              <w:spacing w:after="0" w:line="240" w:lineRule="auto"/>
              <w:rPr>
                <w:rFonts w:ascii="Arial" w:eastAsia="Times New Roman" w:hAnsi="Arial" w:cs="Arial"/>
                <w:sz w:val="16"/>
                <w:szCs w:val="16"/>
              </w:rPr>
            </w:pPr>
            <w:r w:rsidRPr="001618D6">
              <w:rPr>
                <w:rFonts w:ascii="Arial" w:eastAsia="Times New Roman" w:hAnsi="Arial" w:cs="Arial"/>
                <w:sz w:val="16"/>
                <w:szCs w:val="16"/>
              </w:rPr>
              <w:t>Unique message counter</w:t>
            </w:r>
          </w:p>
        </w:tc>
      </w:tr>
      <w:tr w:rsidR="00911196" w:rsidRPr="001618D6" w14:paraId="53524E5F" w14:textId="77777777" w:rsidTr="00911196">
        <w:trPr>
          <w:trHeight w:val="450"/>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6E64E66E"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11</w:t>
            </w:r>
          </w:p>
        </w:tc>
        <w:tc>
          <w:tcPr>
            <w:tcW w:w="1016" w:type="dxa"/>
            <w:tcBorders>
              <w:top w:val="nil"/>
              <w:left w:val="nil"/>
              <w:bottom w:val="single" w:sz="4" w:space="0" w:color="auto"/>
              <w:right w:val="single" w:sz="4" w:space="0" w:color="auto"/>
            </w:tcBorders>
            <w:shd w:val="clear" w:color="auto" w:fill="auto"/>
            <w:vAlign w:val="center"/>
            <w:hideMark/>
          </w:tcPr>
          <w:p w14:paraId="2FE8FA94"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auto" w:fill="auto"/>
            <w:vAlign w:val="center"/>
            <w:hideMark/>
          </w:tcPr>
          <w:p w14:paraId="17E1D9E8" w14:textId="77777777" w:rsidR="00911196" w:rsidRPr="001618D6" w:rsidRDefault="00911196" w:rsidP="00911196">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Processing ID</w:t>
            </w:r>
          </w:p>
        </w:tc>
        <w:tc>
          <w:tcPr>
            <w:tcW w:w="2333" w:type="dxa"/>
            <w:tcBorders>
              <w:top w:val="nil"/>
              <w:left w:val="nil"/>
              <w:bottom w:val="single" w:sz="4" w:space="0" w:color="auto"/>
              <w:right w:val="single" w:sz="4" w:space="0" w:color="auto"/>
            </w:tcBorders>
            <w:shd w:val="clear" w:color="auto" w:fill="auto"/>
            <w:noWrap/>
            <w:vAlign w:val="bottom"/>
            <w:hideMark/>
          </w:tcPr>
          <w:p w14:paraId="4E716076" w14:textId="77777777" w:rsidR="00911196" w:rsidRPr="001618D6" w:rsidRDefault="00911196" w:rsidP="00911196">
            <w:pPr>
              <w:spacing w:after="0" w:line="240" w:lineRule="auto"/>
              <w:jc w:val="center"/>
              <w:rPr>
                <w:rFonts w:ascii="Arial" w:eastAsia="Times New Roman" w:hAnsi="Arial" w:cs="Arial"/>
                <w:sz w:val="20"/>
                <w:szCs w:val="20"/>
              </w:rPr>
            </w:pPr>
            <w:r w:rsidRPr="001618D6">
              <w:rPr>
                <w:rFonts w:ascii="Arial" w:eastAsia="Times New Roman" w:hAnsi="Arial" w:cs="Arial"/>
                <w:sz w:val="20"/>
                <w:szCs w:val="20"/>
              </w:rPr>
              <w:t> </w:t>
            </w:r>
          </w:p>
        </w:tc>
        <w:tc>
          <w:tcPr>
            <w:tcW w:w="536" w:type="dxa"/>
            <w:tcBorders>
              <w:top w:val="nil"/>
              <w:left w:val="nil"/>
              <w:bottom w:val="single" w:sz="4" w:space="0" w:color="auto"/>
              <w:right w:val="single" w:sz="4" w:space="0" w:color="auto"/>
            </w:tcBorders>
            <w:shd w:val="clear" w:color="auto" w:fill="auto"/>
            <w:vAlign w:val="center"/>
            <w:hideMark/>
          </w:tcPr>
          <w:p w14:paraId="6E8E7E22"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3</w:t>
            </w:r>
          </w:p>
        </w:tc>
        <w:tc>
          <w:tcPr>
            <w:tcW w:w="557" w:type="dxa"/>
            <w:tcBorders>
              <w:top w:val="nil"/>
              <w:left w:val="nil"/>
              <w:bottom w:val="single" w:sz="4" w:space="0" w:color="auto"/>
              <w:right w:val="single" w:sz="4" w:space="0" w:color="auto"/>
            </w:tcBorders>
            <w:shd w:val="clear" w:color="auto" w:fill="auto"/>
            <w:vAlign w:val="center"/>
            <w:hideMark/>
          </w:tcPr>
          <w:p w14:paraId="6B89D470"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342" w:type="dxa"/>
            <w:tcBorders>
              <w:top w:val="nil"/>
              <w:left w:val="nil"/>
              <w:bottom w:val="single" w:sz="4" w:space="0" w:color="auto"/>
              <w:right w:val="single" w:sz="4" w:space="0" w:color="auto"/>
            </w:tcBorders>
            <w:shd w:val="clear" w:color="auto" w:fill="auto"/>
            <w:vAlign w:val="center"/>
            <w:hideMark/>
          </w:tcPr>
          <w:p w14:paraId="21A7B0B8" w14:textId="77777777" w:rsidR="00911196" w:rsidRDefault="00911196" w:rsidP="0091119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P</w:t>
            </w:r>
          </w:p>
          <w:p w14:paraId="39334934" w14:textId="77777777" w:rsidR="00911196" w:rsidRPr="001618D6" w:rsidRDefault="00911196" w:rsidP="0091119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T</w:t>
            </w:r>
          </w:p>
        </w:tc>
        <w:tc>
          <w:tcPr>
            <w:tcW w:w="4775" w:type="dxa"/>
            <w:tcBorders>
              <w:top w:val="nil"/>
              <w:left w:val="nil"/>
              <w:bottom w:val="single" w:sz="4" w:space="0" w:color="auto"/>
              <w:right w:val="double" w:sz="6" w:space="0" w:color="auto"/>
            </w:tcBorders>
            <w:shd w:val="clear" w:color="auto" w:fill="auto"/>
            <w:vAlign w:val="center"/>
            <w:hideMark/>
          </w:tcPr>
          <w:p w14:paraId="7F8C18DE" w14:textId="77777777" w:rsidR="00911196" w:rsidRDefault="00911196" w:rsidP="00911196">
            <w:pPr>
              <w:spacing w:after="0" w:line="240" w:lineRule="auto"/>
              <w:rPr>
                <w:rFonts w:ascii="Arial" w:eastAsia="Times New Roman" w:hAnsi="Arial" w:cs="Arial"/>
                <w:sz w:val="16"/>
                <w:szCs w:val="16"/>
              </w:rPr>
            </w:pPr>
            <w:r>
              <w:rPr>
                <w:rFonts w:ascii="Arial" w:eastAsia="Times New Roman" w:hAnsi="Arial" w:cs="Arial"/>
                <w:sz w:val="16"/>
                <w:szCs w:val="16"/>
              </w:rPr>
              <w:t>P = Production; T = Training; D = Debugging</w:t>
            </w:r>
          </w:p>
          <w:p w14:paraId="3CA2F9B4" w14:textId="2BF1B70D" w:rsidR="00911196" w:rsidRPr="001618D6" w:rsidRDefault="00911196" w:rsidP="00911196">
            <w:pPr>
              <w:spacing w:after="0" w:line="240" w:lineRule="auto"/>
              <w:rPr>
                <w:rFonts w:ascii="Arial" w:eastAsia="Times New Roman" w:hAnsi="Arial" w:cs="Arial"/>
                <w:sz w:val="16"/>
                <w:szCs w:val="16"/>
              </w:rPr>
            </w:pPr>
          </w:p>
        </w:tc>
      </w:tr>
      <w:tr w:rsidR="00911196" w:rsidRPr="001618D6" w14:paraId="1E5F2078" w14:textId="77777777" w:rsidTr="00911196">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17958681"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12</w:t>
            </w:r>
          </w:p>
        </w:tc>
        <w:tc>
          <w:tcPr>
            <w:tcW w:w="1016" w:type="dxa"/>
            <w:tcBorders>
              <w:top w:val="nil"/>
              <w:left w:val="nil"/>
              <w:bottom w:val="single" w:sz="4" w:space="0" w:color="auto"/>
              <w:right w:val="single" w:sz="4" w:space="0" w:color="auto"/>
            </w:tcBorders>
            <w:shd w:val="clear" w:color="auto" w:fill="auto"/>
            <w:vAlign w:val="center"/>
            <w:hideMark/>
          </w:tcPr>
          <w:p w14:paraId="5E55BD3B"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auto" w:fill="auto"/>
            <w:vAlign w:val="center"/>
            <w:hideMark/>
          </w:tcPr>
          <w:p w14:paraId="1A496D62" w14:textId="77777777" w:rsidR="00911196" w:rsidRPr="001618D6" w:rsidRDefault="00911196" w:rsidP="00911196">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Version ID</w:t>
            </w:r>
          </w:p>
        </w:tc>
        <w:tc>
          <w:tcPr>
            <w:tcW w:w="2333" w:type="dxa"/>
            <w:tcBorders>
              <w:top w:val="nil"/>
              <w:left w:val="nil"/>
              <w:bottom w:val="single" w:sz="4" w:space="0" w:color="auto"/>
              <w:right w:val="single" w:sz="4" w:space="0" w:color="auto"/>
            </w:tcBorders>
            <w:shd w:val="clear" w:color="auto" w:fill="auto"/>
            <w:noWrap/>
            <w:vAlign w:val="bottom"/>
            <w:hideMark/>
          </w:tcPr>
          <w:p w14:paraId="0DF60020" w14:textId="77777777" w:rsidR="00911196" w:rsidRPr="001618D6" w:rsidRDefault="00911196" w:rsidP="00911196">
            <w:pPr>
              <w:spacing w:after="0" w:line="240" w:lineRule="auto"/>
              <w:jc w:val="center"/>
              <w:rPr>
                <w:rFonts w:ascii="Arial" w:eastAsia="Times New Roman" w:hAnsi="Arial" w:cs="Arial"/>
                <w:sz w:val="20"/>
                <w:szCs w:val="20"/>
              </w:rPr>
            </w:pPr>
            <w:r w:rsidRPr="001618D6">
              <w:rPr>
                <w:rFonts w:ascii="Arial" w:eastAsia="Times New Roman" w:hAnsi="Arial" w:cs="Arial"/>
                <w:sz w:val="20"/>
                <w:szCs w:val="20"/>
              </w:rPr>
              <w:t> </w:t>
            </w:r>
          </w:p>
        </w:tc>
        <w:tc>
          <w:tcPr>
            <w:tcW w:w="536" w:type="dxa"/>
            <w:tcBorders>
              <w:top w:val="nil"/>
              <w:left w:val="nil"/>
              <w:bottom w:val="single" w:sz="4" w:space="0" w:color="auto"/>
              <w:right w:val="single" w:sz="4" w:space="0" w:color="auto"/>
            </w:tcBorders>
            <w:shd w:val="clear" w:color="auto" w:fill="auto"/>
            <w:vAlign w:val="center"/>
            <w:hideMark/>
          </w:tcPr>
          <w:p w14:paraId="316F95F5" w14:textId="77777777"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60</w:t>
            </w:r>
          </w:p>
        </w:tc>
        <w:tc>
          <w:tcPr>
            <w:tcW w:w="557" w:type="dxa"/>
            <w:tcBorders>
              <w:top w:val="nil"/>
              <w:left w:val="nil"/>
              <w:bottom w:val="single" w:sz="4" w:space="0" w:color="auto"/>
              <w:right w:val="single" w:sz="4" w:space="0" w:color="auto"/>
            </w:tcBorders>
            <w:shd w:val="clear" w:color="auto" w:fill="auto"/>
            <w:vAlign w:val="center"/>
            <w:hideMark/>
          </w:tcPr>
          <w:p w14:paraId="20D892AD"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2342" w:type="dxa"/>
            <w:tcBorders>
              <w:top w:val="nil"/>
              <w:left w:val="nil"/>
              <w:bottom w:val="single" w:sz="4" w:space="0" w:color="auto"/>
              <w:right w:val="single" w:sz="4" w:space="0" w:color="auto"/>
            </w:tcBorders>
            <w:shd w:val="clear" w:color="auto" w:fill="auto"/>
            <w:vAlign w:val="center"/>
            <w:hideMark/>
          </w:tcPr>
          <w:p w14:paraId="2F7FB2F1" w14:textId="77777777" w:rsidR="00911196" w:rsidRPr="001618D6" w:rsidRDefault="00911196" w:rsidP="0091119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2.4</w:t>
            </w:r>
          </w:p>
        </w:tc>
        <w:tc>
          <w:tcPr>
            <w:tcW w:w="4775" w:type="dxa"/>
            <w:tcBorders>
              <w:top w:val="nil"/>
              <w:left w:val="nil"/>
              <w:bottom w:val="single" w:sz="4" w:space="0" w:color="auto"/>
              <w:right w:val="double" w:sz="6" w:space="0" w:color="auto"/>
            </w:tcBorders>
            <w:shd w:val="clear" w:color="auto" w:fill="auto"/>
            <w:vAlign w:val="center"/>
            <w:hideMark/>
          </w:tcPr>
          <w:p w14:paraId="510094F3" w14:textId="77777777" w:rsidR="00911196" w:rsidRPr="001618D6" w:rsidRDefault="00911196" w:rsidP="00911196">
            <w:pPr>
              <w:spacing w:after="0" w:line="240" w:lineRule="auto"/>
              <w:rPr>
                <w:rFonts w:ascii="Arial" w:eastAsia="Times New Roman" w:hAnsi="Arial" w:cs="Arial"/>
                <w:sz w:val="16"/>
                <w:szCs w:val="16"/>
              </w:rPr>
            </w:pPr>
          </w:p>
        </w:tc>
      </w:tr>
      <w:tr w:rsidR="00911196" w:rsidRPr="001618D6" w14:paraId="657F1C4F" w14:textId="77777777" w:rsidTr="00911196">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426D6E8A"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13</w:t>
            </w:r>
          </w:p>
        </w:tc>
        <w:tc>
          <w:tcPr>
            <w:tcW w:w="1016" w:type="dxa"/>
            <w:tcBorders>
              <w:top w:val="nil"/>
              <w:left w:val="nil"/>
              <w:bottom w:val="single" w:sz="4" w:space="0" w:color="auto"/>
              <w:right w:val="single" w:sz="4" w:space="0" w:color="auto"/>
            </w:tcBorders>
            <w:shd w:val="clear" w:color="auto" w:fill="BFBFBF" w:themeFill="background1" w:themeFillShade="BF"/>
            <w:vAlign w:val="center"/>
            <w:hideMark/>
          </w:tcPr>
          <w:p w14:paraId="7B3680E4"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auto" w:fill="BFBFBF" w:themeFill="background1" w:themeFillShade="BF"/>
            <w:vAlign w:val="center"/>
            <w:hideMark/>
          </w:tcPr>
          <w:p w14:paraId="74FBA615" w14:textId="77777777" w:rsidR="00911196" w:rsidRPr="001618D6" w:rsidRDefault="00911196" w:rsidP="00911196">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Sequence Number</w:t>
            </w:r>
          </w:p>
        </w:tc>
        <w:tc>
          <w:tcPr>
            <w:tcW w:w="2333" w:type="dxa"/>
            <w:tcBorders>
              <w:top w:val="nil"/>
              <w:left w:val="nil"/>
              <w:bottom w:val="single" w:sz="4" w:space="0" w:color="auto"/>
              <w:right w:val="single" w:sz="4" w:space="0" w:color="auto"/>
            </w:tcBorders>
            <w:shd w:val="clear" w:color="auto" w:fill="BFBFBF" w:themeFill="background1" w:themeFillShade="BF"/>
            <w:vAlign w:val="center"/>
            <w:hideMark/>
          </w:tcPr>
          <w:p w14:paraId="751F6C30"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536" w:type="dxa"/>
            <w:tcBorders>
              <w:top w:val="nil"/>
              <w:left w:val="nil"/>
              <w:bottom w:val="single" w:sz="4" w:space="0" w:color="auto"/>
              <w:right w:val="single" w:sz="4" w:space="0" w:color="auto"/>
            </w:tcBorders>
            <w:shd w:val="clear" w:color="auto" w:fill="BFBFBF" w:themeFill="background1" w:themeFillShade="BF"/>
            <w:vAlign w:val="center"/>
          </w:tcPr>
          <w:p w14:paraId="51865151" w14:textId="77777777" w:rsidR="00911196" w:rsidRPr="00FC06AB" w:rsidRDefault="00911196" w:rsidP="0091119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15</w:t>
            </w:r>
          </w:p>
        </w:tc>
        <w:tc>
          <w:tcPr>
            <w:tcW w:w="557" w:type="dxa"/>
            <w:tcBorders>
              <w:top w:val="nil"/>
              <w:left w:val="nil"/>
              <w:bottom w:val="single" w:sz="4" w:space="0" w:color="auto"/>
              <w:right w:val="single" w:sz="4" w:space="0" w:color="auto"/>
            </w:tcBorders>
            <w:shd w:val="clear" w:color="auto" w:fill="BFBFBF" w:themeFill="background1" w:themeFillShade="BF"/>
            <w:vAlign w:val="center"/>
            <w:hideMark/>
          </w:tcPr>
          <w:p w14:paraId="28EA6F36" w14:textId="77777777" w:rsidR="00911196" w:rsidRPr="00FC06AB" w:rsidRDefault="00911196" w:rsidP="0091119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N</w:t>
            </w:r>
          </w:p>
        </w:tc>
        <w:tc>
          <w:tcPr>
            <w:tcW w:w="2342" w:type="dxa"/>
            <w:tcBorders>
              <w:top w:val="nil"/>
              <w:left w:val="nil"/>
              <w:bottom w:val="single" w:sz="4" w:space="0" w:color="auto"/>
              <w:right w:val="nil"/>
            </w:tcBorders>
            <w:shd w:val="clear" w:color="auto" w:fill="BFBFBF" w:themeFill="background1" w:themeFillShade="BF"/>
            <w:vAlign w:val="center"/>
            <w:hideMark/>
          </w:tcPr>
          <w:p w14:paraId="44B93BD7" w14:textId="77777777" w:rsidR="00911196" w:rsidRPr="00FC06AB" w:rsidRDefault="00911196" w:rsidP="00911196">
            <w:pPr>
              <w:spacing w:after="0" w:line="240" w:lineRule="auto"/>
              <w:jc w:val="center"/>
              <w:rPr>
                <w:rFonts w:ascii="Arial" w:eastAsia="Times New Roman" w:hAnsi="Arial" w:cs="Arial"/>
                <w:color w:val="000000"/>
                <w:sz w:val="16"/>
                <w:szCs w:val="16"/>
              </w:rPr>
            </w:pPr>
          </w:p>
        </w:tc>
        <w:tc>
          <w:tcPr>
            <w:tcW w:w="4775" w:type="dxa"/>
            <w:tcBorders>
              <w:top w:val="nil"/>
              <w:left w:val="single" w:sz="4" w:space="0" w:color="auto"/>
              <w:bottom w:val="single" w:sz="4" w:space="0" w:color="auto"/>
              <w:right w:val="double" w:sz="6" w:space="0" w:color="auto"/>
            </w:tcBorders>
            <w:shd w:val="clear" w:color="auto" w:fill="BFBFBF" w:themeFill="background1" w:themeFillShade="BF"/>
            <w:vAlign w:val="center"/>
            <w:hideMark/>
          </w:tcPr>
          <w:p w14:paraId="11397D0D" w14:textId="77777777" w:rsidR="00911196" w:rsidRPr="00FC06AB" w:rsidRDefault="00911196" w:rsidP="00911196">
            <w:pPr>
              <w:spacing w:after="0" w:line="240" w:lineRule="auto"/>
              <w:rPr>
                <w:rFonts w:ascii="Arial" w:eastAsia="Times New Roman" w:hAnsi="Arial" w:cs="Arial"/>
                <w:color w:val="000000"/>
                <w:sz w:val="16"/>
                <w:szCs w:val="16"/>
              </w:rPr>
            </w:pPr>
          </w:p>
        </w:tc>
      </w:tr>
      <w:tr w:rsidR="00911196" w:rsidRPr="001618D6" w14:paraId="1D2D200E" w14:textId="77777777" w:rsidTr="00911196">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586DF291"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14</w:t>
            </w:r>
          </w:p>
        </w:tc>
        <w:tc>
          <w:tcPr>
            <w:tcW w:w="1016" w:type="dxa"/>
            <w:tcBorders>
              <w:top w:val="nil"/>
              <w:left w:val="nil"/>
              <w:bottom w:val="single" w:sz="4" w:space="0" w:color="auto"/>
              <w:right w:val="single" w:sz="4" w:space="0" w:color="auto"/>
            </w:tcBorders>
            <w:shd w:val="clear" w:color="auto" w:fill="BFBFBF" w:themeFill="background1" w:themeFillShade="BF"/>
            <w:vAlign w:val="center"/>
            <w:hideMark/>
          </w:tcPr>
          <w:p w14:paraId="0CFF85C9"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auto" w:fill="BFBFBF" w:themeFill="background1" w:themeFillShade="BF"/>
            <w:vAlign w:val="center"/>
            <w:hideMark/>
          </w:tcPr>
          <w:p w14:paraId="41BC3315" w14:textId="77777777" w:rsidR="00911196" w:rsidRPr="001618D6" w:rsidRDefault="00911196" w:rsidP="00911196">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Continuation Pointer</w:t>
            </w:r>
          </w:p>
        </w:tc>
        <w:tc>
          <w:tcPr>
            <w:tcW w:w="2333" w:type="dxa"/>
            <w:tcBorders>
              <w:top w:val="nil"/>
              <w:left w:val="nil"/>
              <w:bottom w:val="single" w:sz="4" w:space="0" w:color="auto"/>
              <w:right w:val="single" w:sz="4" w:space="0" w:color="auto"/>
            </w:tcBorders>
            <w:shd w:val="clear" w:color="auto" w:fill="BFBFBF" w:themeFill="background1" w:themeFillShade="BF"/>
            <w:vAlign w:val="center"/>
            <w:hideMark/>
          </w:tcPr>
          <w:p w14:paraId="6C0075E8" w14:textId="77777777" w:rsidR="00911196" w:rsidRPr="00FC06AB" w:rsidRDefault="00911196" w:rsidP="00911196">
            <w:pPr>
              <w:spacing w:after="0" w:line="240" w:lineRule="auto"/>
              <w:jc w:val="center"/>
              <w:rPr>
                <w:rFonts w:ascii="Arial" w:eastAsia="Times New Roman" w:hAnsi="Arial" w:cs="Arial"/>
                <w:color w:val="000000"/>
                <w:sz w:val="16"/>
                <w:szCs w:val="16"/>
              </w:rPr>
            </w:pPr>
            <w:r w:rsidRPr="00FC06AB">
              <w:rPr>
                <w:rFonts w:ascii="Arial" w:eastAsia="Times New Roman" w:hAnsi="Arial" w:cs="Arial"/>
                <w:color w:val="000000"/>
                <w:sz w:val="16"/>
                <w:szCs w:val="16"/>
              </w:rPr>
              <w:t> </w:t>
            </w:r>
          </w:p>
        </w:tc>
        <w:tc>
          <w:tcPr>
            <w:tcW w:w="536" w:type="dxa"/>
            <w:tcBorders>
              <w:top w:val="nil"/>
              <w:left w:val="nil"/>
              <w:bottom w:val="single" w:sz="4" w:space="0" w:color="auto"/>
              <w:right w:val="single" w:sz="4" w:space="0" w:color="auto"/>
            </w:tcBorders>
            <w:shd w:val="clear" w:color="auto" w:fill="BFBFBF" w:themeFill="background1" w:themeFillShade="BF"/>
            <w:vAlign w:val="center"/>
          </w:tcPr>
          <w:p w14:paraId="68B837D8" w14:textId="77777777" w:rsidR="00911196" w:rsidRPr="00FC06AB" w:rsidRDefault="00911196" w:rsidP="0091119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180</w:t>
            </w:r>
          </w:p>
        </w:tc>
        <w:tc>
          <w:tcPr>
            <w:tcW w:w="557" w:type="dxa"/>
            <w:tcBorders>
              <w:top w:val="nil"/>
              <w:left w:val="nil"/>
              <w:bottom w:val="single" w:sz="4" w:space="0" w:color="auto"/>
              <w:right w:val="single" w:sz="4" w:space="0" w:color="auto"/>
            </w:tcBorders>
            <w:shd w:val="clear" w:color="auto" w:fill="BFBFBF" w:themeFill="background1" w:themeFillShade="BF"/>
            <w:vAlign w:val="center"/>
            <w:hideMark/>
          </w:tcPr>
          <w:p w14:paraId="7E434F54" w14:textId="77777777" w:rsidR="00911196" w:rsidRPr="00FC06AB" w:rsidRDefault="00911196" w:rsidP="0091119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N</w:t>
            </w:r>
          </w:p>
        </w:tc>
        <w:tc>
          <w:tcPr>
            <w:tcW w:w="2342" w:type="dxa"/>
            <w:tcBorders>
              <w:top w:val="nil"/>
              <w:left w:val="nil"/>
              <w:bottom w:val="single" w:sz="4" w:space="0" w:color="auto"/>
              <w:right w:val="nil"/>
            </w:tcBorders>
            <w:shd w:val="clear" w:color="auto" w:fill="BFBFBF" w:themeFill="background1" w:themeFillShade="BF"/>
            <w:vAlign w:val="center"/>
            <w:hideMark/>
          </w:tcPr>
          <w:p w14:paraId="77473F00" w14:textId="77777777" w:rsidR="00911196" w:rsidRPr="00FC06AB" w:rsidRDefault="00911196" w:rsidP="00911196">
            <w:pPr>
              <w:spacing w:after="0" w:line="240" w:lineRule="auto"/>
              <w:jc w:val="center"/>
              <w:rPr>
                <w:rFonts w:ascii="Arial" w:eastAsia="Times New Roman" w:hAnsi="Arial" w:cs="Arial"/>
                <w:color w:val="000000"/>
                <w:sz w:val="16"/>
                <w:szCs w:val="16"/>
              </w:rPr>
            </w:pPr>
            <w:r w:rsidRPr="00FC06AB">
              <w:rPr>
                <w:rFonts w:ascii="Arial" w:eastAsia="Times New Roman" w:hAnsi="Arial" w:cs="Arial"/>
                <w:color w:val="000000"/>
                <w:sz w:val="16"/>
                <w:szCs w:val="16"/>
              </w:rPr>
              <w:t> </w:t>
            </w:r>
          </w:p>
        </w:tc>
        <w:tc>
          <w:tcPr>
            <w:tcW w:w="4775" w:type="dxa"/>
            <w:tcBorders>
              <w:top w:val="nil"/>
              <w:left w:val="single" w:sz="4" w:space="0" w:color="auto"/>
              <w:bottom w:val="single" w:sz="4" w:space="0" w:color="auto"/>
              <w:right w:val="double" w:sz="6" w:space="0" w:color="auto"/>
            </w:tcBorders>
            <w:shd w:val="clear" w:color="auto" w:fill="BFBFBF" w:themeFill="background1" w:themeFillShade="BF"/>
            <w:vAlign w:val="center"/>
            <w:hideMark/>
          </w:tcPr>
          <w:p w14:paraId="0348DC03" w14:textId="77777777" w:rsidR="00911196" w:rsidRPr="00FC06AB" w:rsidRDefault="00911196" w:rsidP="00911196">
            <w:pPr>
              <w:spacing w:after="0" w:line="240" w:lineRule="auto"/>
              <w:rPr>
                <w:rFonts w:ascii="Arial" w:eastAsia="Times New Roman" w:hAnsi="Arial" w:cs="Arial"/>
                <w:color w:val="000000"/>
                <w:sz w:val="16"/>
                <w:szCs w:val="16"/>
              </w:rPr>
            </w:pPr>
          </w:p>
        </w:tc>
      </w:tr>
      <w:tr w:rsidR="00911196" w:rsidRPr="001618D6" w14:paraId="6C79A271" w14:textId="77777777" w:rsidTr="00911196">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hideMark/>
          </w:tcPr>
          <w:p w14:paraId="67337F12"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lastRenderedPageBreak/>
              <w:t>15</w:t>
            </w:r>
          </w:p>
        </w:tc>
        <w:tc>
          <w:tcPr>
            <w:tcW w:w="1016" w:type="dxa"/>
            <w:tcBorders>
              <w:top w:val="nil"/>
              <w:left w:val="nil"/>
              <w:bottom w:val="single" w:sz="4" w:space="0" w:color="auto"/>
              <w:right w:val="single" w:sz="4" w:space="0" w:color="auto"/>
            </w:tcBorders>
            <w:shd w:val="clear" w:color="000000" w:fill="C0C0C0"/>
            <w:vAlign w:val="center"/>
            <w:hideMark/>
          </w:tcPr>
          <w:p w14:paraId="3D9EB90B"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000000" w:fill="C0C0C0"/>
            <w:vAlign w:val="center"/>
            <w:hideMark/>
          </w:tcPr>
          <w:p w14:paraId="0D2DBD3B" w14:textId="77777777" w:rsidR="00911196" w:rsidRPr="001618D6" w:rsidRDefault="00911196" w:rsidP="00911196">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Accept ACK Type</w:t>
            </w:r>
          </w:p>
        </w:tc>
        <w:tc>
          <w:tcPr>
            <w:tcW w:w="2333" w:type="dxa"/>
            <w:tcBorders>
              <w:top w:val="nil"/>
              <w:left w:val="nil"/>
              <w:bottom w:val="single" w:sz="4" w:space="0" w:color="auto"/>
              <w:right w:val="single" w:sz="4" w:space="0" w:color="auto"/>
            </w:tcBorders>
            <w:shd w:val="clear" w:color="000000" w:fill="C0C0C0"/>
            <w:vAlign w:val="center"/>
            <w:hideMark/>
          </w:tcPr>
          <w:p w14:paraId="2EC138EE"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000000" w:fill="C0C0C0"/>
            <w:vAlign w:val="center"/>
          </w:tcPr>
          <w:p w14:paraId="45B1DAA7" w14:textId="77777777"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557" w:type="dxa"/>
            <w:tcBorders>
              <w:top w:val="nil"/>
              <w:left w:val="nil"/>
              <w:bottom w:val="single" w:sz="4" w:space="0" w:color="auto"/>
              <w:right w:val="single" w:sz="4" w:space="0" w:color="auto"/>
            </w:tcBorders>
            <w:shd w:val="clear" w:color="000000" w:fill="C0C0C0"/>
            <w:vAlign w:val="center"/>
            <w:hideMark/>
          </w:tcPr>
          <w:p w14:paraId="531E0A7D"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342" w:type="dxa"/>
            <w:tcBorders>
              <w:top w:val="nil"/>
              <w:left w:val="nil"/>
              <w:bottom w:val="single" w:sz="4" w:space="0" w:color="auto"/>
              <w:right w:val="nil"/>
            </w:tcBorders>
            <w:shd w:val="clear" w:color="000000" w:fill="C0C0C0"/>
            <w:vAlign w:val="center"/>
            <w:hideMark/>
          </w:tcPr>
          <w:p w14:paraId="428544BD"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4775" w:type="dxa"/>
            <w:tcBorders>
              <w:top w:val="nil"/>
              <w:left w:val="single" w:sz="4" w:space="0" w:color="auto"/>
              <w:bottom w:val="single" w:sz="4" w:space="0" w:color="auto"/>
              <w:right w:val="double" w:sz="6" w:space="0" w:color="auto"/>
            </w:tcBorders>
            <w:shd w:val="clear" w:color="000000" w:fill="C0C0C0"/>
            <w:vAlign w:val="center"/>
            <w:hideMark/>
          </w:tcPr>
          <w:p w14:paraId="0DAACCA6" w14:textId="77777777" w:rsidR="00911196" w:rsidRPr="001618D6" w:rsidRDefault="00911196" w:rsidP="0091119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911196" w:rsidRPr="001618D6" w14:paraId="694C943A" w14:textId="77777777" w:rsidTr="00911196">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hideMark/>
          </w:tcPr>
          <w:p w14:paraId="1159B45A"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16</w:t>
            </w:r>
          </w:p>
        </w:tc>
        <w:tc>
          <w:tcPr>
            <w:tcW w:w="1016" w:type="dxa"/>
            <w:tcBorders>
              <w:top w:val="nil"/>
              <w:left w:val="nil"/>
              <w:bottom w:val="single" w:sz="4" w:space="0" w:color="auto"/>
              <w:right w:val="single" w:sz="4" w:space="0" w:color="auto"/>
            </w:tcBorders>
            <w:shd w:val="clear" w:color="000000" w:fill="C0C0C0"/>
            <w:vAlign w:val="center"/>
            <w:hideMark/>
          </w:tcPr>
          <w:p w14:paraId="3968985E"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000000" w:fill="C0C0C0"/>
            <w:vAlign w:val="center"/>
            <w:hideMark/>
          </w:tcPr>
          <w:p w14:paraId="7CAA2669" w14:textId="77777777" w:rsidR="00911196" w:rsidRPr="001618D6" w:rsidRDefault="00911196" w:rsidP="00911196">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Application ACK Type</w:t>
            </w:r>
          </w:p>
        </w:tc>
        <w:tc>
          <w:tcPr>
            <w:tcW w:w="2333" w:type="dxa"/>
            <w:tcBorders>
              <w:top w:val="nil"/>
              <w:left w:val="nil"/>
              <w:bottom w:val="single" w:sz="4" w:space="0" w:color="auto"/>
              <w:right w:val="single" w:sz="4" w:space="0" w:color="auto"/>
            </w:tcBorders>
            <w:shd w:val="clear" w:color="000000" w:fill="C0C0C0"/>
            <w:vAlign w:val="center"/>
            <w:hideMark/>
          </w:tcPr>
          <w:p w14:paraId="2690894D"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000000" w:fill="C0C0C0"/>
            <w:vAlign w:val="center"/>
          </w:tcPr>
          <w:p w14:paraId="11F00BE4" w14:textId="77777777"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557" w:type="dxa"/>
            <w:tcBorders>
              <w:top w:val="nil"/>
              <w:left w:val="nil"/>
              <w:bottom w:val="single" w:sz="4" w:space="0" w:color="auto"/>
              <w:right w:val="single" w:sz="4" w:space="0" w:color="auto"/>
            </w:tcBorders>
            <w:shd w:val="clear" w:color="000000" w:fill="C0C0C0"/>
            <w:vAlign w:val="center"/>
            <w:hideMark/>
          </w:tcPr>
          <w:p w14:paraId="4104F728"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342" w:type="dxa"/>
            <w:tcBorders>
              <w:top w:val="nil"/>
              <w:left w:val="nil"/>
              <w:bottom w:val="single" w:sz="4" w:space="0" w:color="auto"/>
              <w:right w:val="nil"/>
            </w:tcBorders>
            <w:shd w:val="clear" w:color="000000" w:fill="C0C0C0"/>
            <w:vAlign w:val="center"/>
            <w:hideMark/>
          </w:tcPr>
          <w:p w14:paraId="768A7E63"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4775" w:type="dxa"/>
            <w:tcBorders>
              <w:top w:val="nil"/>
              <w:left w:val="single" w:sz="4" w:space="0" w:color="auto"/>
              <w:bottom w:val="single" w:sz="4" w:space="0" w:color="auto"/>
              <w:right w:val="double" w:sz="6" w:space="0" w:color="auto"/>
            </w:tcBorders>
            <w:shd w:val="clear" w:color="000000" w:fill="C0C0C0"/>
            <w:vAlign w:val="center"/>
            <w:hideMark/>
          </w:tcPr>
          <w:p w14:paraId="3A1F9965" w14:textId="77777777" w:rsidR="00911196" w:rsidRPr="001618D6" w:rsidRDefault="00911196" w:rsidP="0091119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911196" w:rsidRPr="001618D6" w14:paraId="7F4A9F24" w14:textId="77777777" w:rsidTr="00911196">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hideMark/>
          </w:tcPr>
          <w:p w14:paraId="39DF5B6C"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17</w:t>
            </w:r>
          </w:p>
        </w:tc>
        <w:tc>
          <w:tcPr>
            <w:tcW w:w="1016" w:type="dxa"/>
            <w:tcBorders>
              <w:top w:val="nil"/>
              <w:left w:val="nil"/>
              <w:bottom w:val="single" w:sz="4" w:space="0" w:color="auto"/>
              <w:right w:val="single" w:sz="4" w:space="0" w:color="auto"/>
            </w:tcBorders>
            <w:shd w:val="clear" w:color="000000" w:fill="C0C0C0"/>
            <w:vAlign w:val="center"/>
            <w:hideMark/>
          </w:tcPr>
          <w:p w14:paraId="48C31CB8"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000000" w:fill="C0C0C0"/>
            <w:vAlign w:val="center"/>
            <w:hideMark/>
          </w:tcPr>
          <w:p w14:paraId="00319A8F" w14:textId="77777777" w:rsidR="00911196" w:rsidRPr="001618D6" w:rsidRDefault="00911196" w:rsidP="00911196">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Country Code</w:t>
            </w:r>
          </w:p>
        </w:tc>
        <w:tc>
          <w:tcPr>
            <w:tcW w:w="2333" w:type="dxa"/>
            <w:tcBorders>
              <w:top w:val="nil"/>
              <w:left w:val="nil"/>
              <w:bottom w:val="single" w:sz="4" w:space="0" w:color="auto"/>
              <w:right w:val="single" w:sz="4" w:space="0" w:color="auto"/>
            </w:tcBorders>
            <w:shd w:val="clear" w:color="000000" w:fill="C0C0C0"/>
            <w:vAlign w:val="center"/>
            <w:hideMark/>
          </w:tcPr>
          <w:p w14:paraId="0A032004"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000000" w:fill="C0C0C0"/>
            <w:vAlign w:val="center"/>
          </w:tcPr>
          <w:p w14:paraId="34EFF88C" w14:textId="77777777"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557" w:type="dxa"/>
            <w:tcBorders>
              <w:top w:val="nil"/>
              <w:left w:val="nil"/>
              <w:bottom w:val="single" w:sz="4" w:space="0" w:color="auto"/>
              <w:right w:val="single" w:sz="4" w:space="0" w:color="auto"/>
            </w:tcBorders>
            <w:shd w:val="clear" w:color="000000" w:fill="C0C0C0"/>
            <w:vAlign w:val="center"/>
            <w:hideMark/>
          </w:tcPr>
          <w:p w14:paraId="751ED276"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342" w:type="dxa"/>
            <w:tcBorders>
              <w:top w:val="nil"/>
              <w:left w:val="nil"/>
              <w:bottom w:val="single" w:sz="4" w:space="0" w:color="auto"/>
              <w:right w:val="nil"/>
            </w:tcBorders>
            <w:shd w:val="clear" w:color="000000" w:fill="C0C0C0"/>
            <w:vAlign w:val="center"/>
            <w:hideMark/>
          </w:tcPr>
          <w:p w14:paraId="3A7CF1FD"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4775" w:type="dxa"/>
            <w:tcBorders>
              <w:top w:val="nil"/>
              <w:left w:val="single" w:sz="4" w:space="0" w:color="auto"/>
              <w:bottom w:val="single" w:sz="4" w:space="0" w:color="auto"/>
              <w:right w:val="double" w:sz="6" w:space="0" w:color="auto"/>
            </w:tcBorders>
            <w:shd w:val="clear" w:color="000000" w:fill="C0C0C0"/>
            <w:vAlign w:val="center"/>
            <w:hideMark/>
          </w:tcPr>
          <w:p w14:paraId="665C558B" w14:textId="77777777" w:rsidR="00911196" w:rsidRPr="001618D6" w:rsidRDefault="00911196" w:rsidP="0091119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911196" w:rsidRPr="001618D6" w14:paraId="3E21570F" w14:textId="77777777" w:rsidTr="00911196">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hideMark/>
          </w:tcPr>
          <w:p w14:paraId="6CC82CA0"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18</w:t>
            </w:r>
          </w:p>
        </w:tc>
        <w:tc>
          <w:tcPr>
            <w:tcW w:w="1016" w:type="dxa"/>
            <w:tcBorders>
              <w:top w:val="nil"/>
              <w:left w:val="nil"/>
              <w:bottom w:val="single" w:sz="4" w:space="0" w:color="auto"/>
              <w:right w:val="single" w:sz="4" w:space="0" w:color="auto"/>
            </w:tcBorders>
            <w:shd w:val="clear" w:color="000000" w:fill="C0C0C0"/>
            <w:vAlign w:val="center"/>
            <w:hideMark/>
          </w:tcPr>
          <w:p w14:paraId="5664DC67"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nil"/>
              <w:left w:val="nil"/>
              <w:bottom w:val="single" w:sz="4" w:space="0" w:color="auto"/>
              <w:right w:val="single" w:sz="4" w:space="0" w:color="auto"/>
            </w:tcBorders>
            <w:shd w:val="clear" w:color="000000" w:fill="C0C0C0"/>
            <w:vAlign w:val="center"/>
            <w:hideMark/>
          </w:tcPr>
          <w:p w14:paraId="76683302" w14:textId="77777777" w:rsidR="00911196" w:rsidRPr="001618D6" w:rsidRDefault="00911196" w:rsidP="00911196">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Character Set</w:t>
            </w:r>
          </w:p>
        </w:tc>
        <w:tc>
          <w:tcPr>
            <w:tcW w:w="2333" w:type="dxa"/>
            <w:tcBorders>
              <w:top w:val="nil"/>
              <w:left w:val="nil"/>
              <w:bottom w:val="single" w:sz="4" w:space="0" w:color="auto"/>
              <w:right w:val="single" w:sz="4" w:space="0" w:color="auto"/>
            </w:tcBorders>
            <w:shd w:val="clear" w:color="000000" w:fill="C0C0C0"/>
            <w:vAlign w:val="center"/>
            <w:hideMark/>
          </w:tcPr>
          <w:p w14:paraId="1679BA88"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nil"/>
              <w:left w:val="nil"/>
              <w:bottom w:val="single" w:sz="4" w:space="0" w:color="auto"/>
              <w:right w:val="single" w:sz="4" w:space="0" w:color="auto"/>
            </w:tcBorders>
            <w:shd w:val="clear" w:color="000000" w:fill="C0C0C0"/>
            <w:vAlign w:val="center"/>
          </w:tcPr>
          <w:p w14:paraId="56F5AEF9" w14:textId="77777777"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557" w:type="dxa"/>
            <w:tcBorders>
              <w:top w:val="nil"/>
              <w:left w:val="nil"/>
              <w:bottom w:val="single" w:sz="4" w:space="0" w:color="auto"/>
              <w:right w:val="single" w:sz="4" w:space="0" w:color="auto"/>
            </w:tcBorders>
            <w:shd w:val="clear" w:color="000000" w:fill="C0C0C0"/>
            <w:vAlign w:val="center"/>
            <w:hideMark/>
          </w:tcPr>
          <w:p w14:paraId="2A466FCF"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342" w:type="dxa"/>
            <w:tcBorders>
              <w:top w:val="nil"/>
              <w:left w:val="nil"/>
              <w:bottom w:val="single" w:sz="4" w:space="0" w:color="auto"/>
              <w:right w:val="nil"/>
            </w:tcBorders>
            <w:shd w:val="clear" w:color="000000" w:fill="C0C0C0"/>
            <w:vAlign w:val="center"/>
            <w:hideMark/>
          </w:tcPr>
          <w:p w14:paraId="6B3C1A82"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4775" w:type="dxa"/>
            <w:tcBorders>
              <w:top w:val="nil"/>
              <w:left w:val="single" w:sz="4" w:space="0" w:color="auto"/>
              <w:bottom w:val="single" w:sz="4" w:space="0" w:color="auto"/>
              <w:right w:val="double" w:sz="6" w:space="0" w:color="auto"/>
            </w:tcBorders>
            <w:shd w:val="clear" w:color="000000" w:fill="C0C0C0"/>
            <w:vAlign w:val="center"/>
            <w:hideMark/>
          </w:tcPr>
          <w:p w14:paraId="7BD1E3E9" w14:textId="77777777" w:rsidR="00911196" w:rsidRPr="001618D6" w:rsidRDefault="00911196" w:rsidP="0091119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911196" w:rsidRPr="001618D6" w14:paraId="73B717E0" w14:textId="77777777" w:rsidTr="00911196">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tcPr>
          <w:p w14:paraId="2015A634"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19</w:t>
            </w:r>
          </w:p>
        </w:tc>
        <w:tc>
          <w:tcPr>
            <w:tcW w:w="1016" w:type="dxa"/>
            <w:tcBorders>
              <w:top w:val="nil"/>
              <w:left w:val="nil"/>
              <w:bottom w:val="single" w:sz="4" w:space="0" w:color="auto"/>
              <w:right w:val="single" w:sz="4" w:space="0" w:color="auto"/>
            </w:tcBorders>
            <w:shd w:val="clear" w:color="000000" w:fill="C0C0C0"/>
            <w:vAlign w:val="center"/>
          </w:tcPr>
          <w:p w14:paraId="7995E4DD" w14:textId="77777777" w:rsidR="00911196" w:rsidRPr="001618D6" w:rsidRDefault="00911196" w:rsidP="00911196">
            <w:pPr>
              <w:spacing w:after="0" w:line="240" w:lineRule="auto"/>
              <w:jc w:val="center"/>
              <w:rPr>
                <w:rFonts w:ascii="Arial" w:eastAsia="Times New Roman" w:hAnsi="Arial" w:cs="Arial"/>
                <w:color w:val="000000"/>
                <w:sz w:val="16"/>
                <w:szCs w:val="16"/>
              </w:rPr>
            </w:pPr>
          </w:p>
        </w:tc>
        <w:tc>
          <w:tcPr>
            <w:tcW w:w="1964" w:type="dxa"/>
            <w:tcBorders>
              <w:top w:val="nil"/>
              <w:left w:val="nil"/>
              <w:bottom w:val="single" w:sz="4" w:space="0" w:color="auto"/>
              <w:right w:val="single" w:sz="4" w:space="0" w:color="auto"/>
            </w:tcBorders>
            <w:shd w:val="clear" w:color="000000" w:fill="C0C0C0"/>
            <w:vAlign w:val="center"/>
          </w:tcPr>
          <w:p w14:paraId="0679F989" w14:textId="77777777" w:rsidR="00911196" w:rsidRPr="001618D6" w:rsidRDefault="00911196" w:rsidP="00911196">
            <w:pPr>
              <w:spacing w:after="0" w:line="240" w:lineRule="auto"/>
              <w:rPr>
                <w:rFonts w:ascii="Arial" w:eastAsia="Times New Roman" w:hAnsi="Arial" w:cs="Arial"/>
                <w:color w:val="000000"/>
                <w:sz w:val="16"/>
                <w:szCs w:val="16"/>
              </w:rPr>
            </w:pPr>
            <w:r w:rsidRPr="001618D6">
              <w:rPr>
                <w:rFonts w:ascii="Arial" w:eastAsia="Times New Roman" w:hAnsi="Arial" w:cs="Arial"/>
                <w:color w:val="000000"/>
                <w:sz w:val="16"/>
                <w:szCs w:val="16"/>
              </w:rPr>
              <w:t>Principal Language of Message</w:t>
            </w:r>
          </w:p>
        </w:tc>
        <w:tc>
          <w:tcPr>
            <w:tcW w:w="2333" w:type="dxa"/>
            <w:tcBorders>
              <w:top w:val="nil"/>
              <w:left w:val="nil"/>
              <w:bottom w:val="single" w:sz="4" w:space="0" w:color="auto"/>
              <w:right w:val="single" w:sz="4" w:space="0" w:color="auto"/>
            </w:tcBorders>
            <w:shd w:val="clear" w:color="000000" w:fill="C0C0C0"/>
            <w:vAlign w:val="center"/>
          </w:tcPr>
          <w:p w14:paraId="1066AB01" w14:textId="77777777" w:rsidR="00911196" w:rsidRPr="001618D6" w:rsidRDefault="00911196" w:rsidP="00911196">
            <w:pPr>
              <w:spacing w:after="0" w:line="240" w:lineRule="auto"/>
              <w:jc w:val="center"/>
              <w:rPr>
                <w:rFonts w:ascii="Arial" w:eastAsia="Times New Roman" w:hAnsi="Arial" w:cs="Arial"/>
                <w:sz w:val="16"/>
                <w:szCs w:val="16"/>
              </w:rPr>
            </w:pPr>
          </w:p>
        </w:tc>
        <w:tc>
          <w:tcPr>
            <w:tcW w:w="536" w:type="dxa"/>
            <w:tcBorders>
              <w:top w:val="nil"/>
              <w:left w:val="nil"/>
              <w:bottom w:val="single" w:sz="4" w:space="0" w:color="auto"/>
              <w:right w:val="single" w:sz="4" w:space="0" w:color="auto"/>
            </w:tcBorders>
            <w:shd w:val="clear" w:color="000000" w:fill="C0C0C0"/>
            <w:vAlign w:val="center"/>
          </w:tcPr>
          <w:p w14:paraId="4DBAFB9C" w14:textId="77777777"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57" w:type="dxa"/>
            <w:tcBorders>
              <w:top w:val="nil"/>
              <w:left w:val="nil"/>
              <w:bottom w:val="single" w:sz="4" w:space="0" w:color="auto"/>
              <w:right w:val="single" w:sz="4" w:space="0" w:color="auto"/>
            </w:tcBorders>
            <w:shd w:val="clear" w:color="000000" w:fill="C0C0C0"/>
            <w:vAlign w:val="center"/>
          </w:tcPr>
          <w:p w14:paraId="19537CFF"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2342" w:type="dxa"/>
            <w:tcBorders>
              <w:top w:val="nil"/>
              <w:left w:val="nil"/>
              <w:bottom w:val="single" w:sz="4" w:space="0" w:color="auto"/>
              <w:right w:val="nil"/>
            </w:tcBorders>
            <w:shd w:val="clear" w:color="000000" w:fill="C0C0C0"/>
            <w:vAlign w:val="center"/>
          </w:tcPr>
          <w:p w14:paraId="32EEF6A3" w14:textId="77777777" w:rsidR="00911196" w:rsidRPr="001618D6" w:rsidRDefault="00911196" w:rsidP="00911196">
            <w:pPr>
              <w:spacing w:after="0" w:line="240" w:lineRule="auto"/>
              <w:jc w:val="center"/>
              <w:rPr>
                <w:rFonts w:ascii="Arial" w:eastAsia="Times New Roman" w:hAnsi="Arial" w:cs="Arial"/>
                <w:sz w:val="16"/>
                <w:szCs w:val="16"/>
              </w:rPr>
            </w:pPr>
          </w:p>
        </w:tc>
        <w:tc>
          <w:tcPr>
            <w:tcW w:w="4775" w:type="dxa"/>
            <w:tcBorders>
              <w:top w:val="nil"/>
              <w:left w:val="single" w:sz="4" w:space="0" w:color="auto"/>
              <w:bottom w:val="single" w:sz="4" w:space="0" w:color="auto"/>
              <w:right w:val="double" w:sz="6" w:space="0" w:color="auto"/>
            </w:tcBorders>
            <w:shd w:val="clear" w:color="000000" w:fill="C0C0C0"/>
            <w:vAlign w:val="center"/>
          </w:tcPr>
          <w:p w14:paraId="1478A74E" w14:textId="77777777" w:rsidR="00911196" w:rsidRPr="001618D6" w:rsidRDefault="00911196" w:rsidP="00911196">
            <w:pPr>
              <w:spacing w:after="0" w:line="240" w:lineRule="auto"/>
              <w:rPr>
                <w:rFonts w:ascii="Arial" w:eastAsia="Times New Roman" w:hAnsi="Arial" w:cs="Arial"/>
                <w:sz w:val="16"/>
                <w:szCs w:val="16"/>
              </w:rPr>
            </w:pPr>
          </w:p>
        </w:tc>
      </w:tr>
      <w:tr w:rsidR="00911196" w:rsidRPr="001618D6" w14:paraId="2C2F62B0" w14:textId="77777777" w:rsidTr="00911196">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tcPr>
          <w:p w14:paraId="521BE396" w14:textId="77777777" w:rsidR="00911196" w:rsidRPr="001618D6" w:rsidRDefault="00911196" w:rsidP="0091119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20</w:t>
            </w:r>
          </w:p>
        </w:tc>
        <w:tc>
          <w:tcPr>
            <w:tcW w:w="1016" w:type="dxa"/>
            <w:tcBorders>
              <w:top w:val="nil"/>
              <w:left w:val="nil"/>
              <w:bottom w:val="single" w:sz="4" w:space="0" w:color="auto"/>
              <w:right w:val="single" w:sz="4" w:space="0" w:color="auto"/>
            </w:tcBorders>
            <w:shd w:val="clear" w:color="000000" w:fill="C0C0C0"/>
            <w:vAlign w:val="center"/>
          </w:tcPr>
          <w:p w14:paraId="12F6CB09" w14:textId="77777777" w:rsidR="00911196" w:rsidRPr="001618D6" w:rsidRDefault="00911196" w:rsidP="00911196">
            <w:pPr>
              <w:spacing w:after="0" w:line="240" w:lineRule="auto"/>
              <w:jc w:val="center"/>
              <w:rPr>
                <w:rFonts w:ascii="Arial" w:eastAsia="Times New Roman" w:hAnsi="Arial" w:cs="Arial"/>
                <w:color w:val="000000"/>
                <w:sz w:val="16"/>
                <w:szCs w:val="16"/>
              </w:rPr>
            </w:pPr>
          </w:p>
        </w:tc>
        <w:tc>
          <w:tcPr>
            <w:tcW w:w="1964" w:type="dxa"/>
            <w:tcBorders>
              <w:top w:val="nil"/>
              <w:left w:val="nil"/>
              <w:bottom w:val="single" w:sz="4" w:space="0" w:color="auto"/>
              <w:right w:val="single" w:sz="4" w:space="0" w:color="auto"/>
            </w:tcBorders>
            <w:shd w:val="clear" w:color="000000" w:fill="C0C0C0"/>
            <w:vAlign w:val="center"/>
          </w:tcPr>
          <w:p w14:paraId="20D7CE12" w14:textId="77777777" w:rsidR="00911196" w:rsidRPr="001618D6" w:rsidRDefault="00911196" w:rsidP="00911196">
            <w:pPr>
              <w:spacing w:after="0" w:line="240" w:lineRule="auto"/>
              <w:rPr>
                <w:rFonts w:ascii="Arial" w:eastAsia="Times New Roman" w:hAnsi="Arial" w:cs="Arial"/>
                <w:color w:val="000000"/>
                <w:sz w:val="16"/>
                <w:szCs w:val="16"/>
              </w:rPr>
            </w:pPr>
            <w:r>
              <w:rPr>
                <w:rFonts w:ascii="Arial" w:hAnsi="Arial" w:cs="Arial"/>
                <w:sz w:val="16"/>
                <w:szCs w:val="16"/>
              </w:rPr>
              <w:t>Alternate Character Set Handling Scheme</w:t>
            </w:r>
          </w:p>
        </w:tc>
        <w:tc>
          <w:tcPr>
            <w:tcW w:w="2333" w:type="dxa"/>
            <w:tcBorders>
              <w:top w:val="nil"/>
              <w:left w:val="nil"/>
              <w:bottom w:val="single" w:sz="4" w:space="0" w:color="auto"/>
              <w:right w:val="single" w:sz="4" w:space="0" w:color="auto"/>
            </w:tcBorders>
            <w:shd w:val="clear" w:color="000000" w:fill="C0C0C0"/>
            <w:vAlign w:val="center"/>
          </w:tcPr>
          <w:p w14:paraId="12094C0D" w14:textId="77777777" w:rsidR="00911196" w:rsidRPr="001618D6" w:rsidRDefault="00911196" w:rsidP="00911196">
            <w:pPr>
              <w:spacing w:after="0" w:line="240" w:lineRule="auto"/>
              <w:jc w:val="center"/>
              <w:rPr>
                <w:rFonts w:ascii="Arial" w:eastAsia="Times New Roman" w:hAnsi="Arial" w:cs="Arial"/>
                <w:sz w:val="16"/>
                <w:szCs w:val="16"/>
              </w:rPr>
            </w:pPr>
          </w:p>
        </w:tc>
        <w:tc>
          <w:tcPr>
            <w:tcW w:w="536" w:type="dxa"/>
            <w:tcBorders>
              <w:top w:val="nil"/>
              <w:left w:val="nil"/>
              <w:bottom w:val="single" w:sz="4" w:space="0" w:color="auto"/>
              <w:right w:val="single" w:sz="4" w:space="0" w:color="auto"/>
            </w:tcBorders>
            <w:shd w:val="clear" w:color="000000" w:fill="C0C0C0"/>
            <w:vAlign w:val="center"/>
          </w:tcPr>
          <w:p w14:paraId="09B75B74" w14:textId="77777777"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557" w:type="dxa"/>
            <w:tcBorders>
              <w:top w:val="nil"/>
              <w:left w:val="nil"/>
              <w:bottom w:val="single" w:sz="4" w:space="0" w:color="auto"/>
              <w:right w:val="single" w:sz="4" w:space="0" w:color="auto"/>
            </w:tcBorders>
            <w:shd w:val="clear" w:color="000000" w:fill="C0C0C0"/>
            <w:vAlign w:val="center"/>
          </w:tcPr>
          <w:p w14:paraId="5A3C249D" w14:textId="77777777"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342" w:type="dxa"/>
            <w:tcBorders>
              <w:top w:val="nil"/>
              <w:left w:val="nil"/>
              <w:bottom w:val="single" w:sz="4" w:space="0" w:color="auto"/>
              <w:right w:val="nil"/>
            </w:tcBorders>
            <w:shd w:val="clear" w:color="000000" w:fill="C0C0C0"/>
            <w:vAlign w:val="center"/>
          </w:tcPr>
          <w:p w14:paraId="50559312" w14:textId="77777777" w:rsidR="00911196" w:rsidRPr="001618D6" w:rsidRDefault="00911196" w:rsidP="00911196">
            <w:pPr>
              <w:spacing w:after="0" w:line="240" w:lineRule="auto"/>
              <w:jc w:val="center"/>
              <w:rPr>
                <w:rFonts w:ascii="Arial" w:eastAsia="Times New Roman" w:hAnsi="Arial" w:cs="Arial"/>
                <w:sz w:val="16"/>
                <w:szCs w:val="16"/>
              </w:rPr>
            </w:pPr>
          </w:p>
        </w:tc>
        <w:tc>
          <w:tcPr>
            <w:tcW w:w="4775" w:type="dxa"/>
            <w:tcBorders>
              <w:top w:val="nil"/>
              <w:left w:val="single" w:sz="4" w:space="0" w:color="auto"/>
              <w:bottom w:val="single" w:sz="4" w:space="0" w:color="auto"/>
              <w:right w:val="double" w:sz="6" w:space="0" w:color="auto"/>
            </w:tcBorders>
            <w:shd w:val="clear" w:color="000000" w:fill="C0C0C0"/>
            <w:vAlign w:val="center"/>
          </w:tcPr>
          <w:p w14:paraId="7DF7F2ED" w14:textId="77777777" w:rsidR="00911196" w:rsidRPr="001618D6" w:rsidRDefault="00911196" w:rsidP="00911196">
            <w:pPr>
              <w:spacing w:after="0" w:line="240" w:lineRule="auto"/>
              <w:rPr>
                <w:rFonts w:ascii="Arial" w:eastAsia="Times New Roman" w:hAnsi="Arial" w:cs="Arial"/>
                <w:sz w:val="16"/>
                <w:szCs w:val="16"/>
              </w:rPr>
            </w:pPr>
          </w:p>
        </w:tc>
      </w:tr>
      <w:tr w:rsidR="00911196" w:rsidRPr="001618D6" w14:paraId="540B6AC9" w14:textId="77777777" w:rsidTr="00911196">
        <w:trPr>
          <w:trHeight w:val="255"/>
        </w:trPr>
        <w:tc>
          <w:tcPr>
            <w:tcW w:w="679" w:type="dxa"/>
            <w:tcBorders>
              <w:top w:val="single" w:sz="4" w:space="0" w:color="auto"/>
              <w:left w:val="double" w:sz="6" w:space="0" w:color="auto"/>
              <w:bottom w:val="double" w:sz="4" w:space="0" w:color="auto"/>
              <w:right w:val="single" w:sz="4" w:space="0" w:color="auto"/>
            </w:tcBorders>
            <w:shd w:val="clear" w:color="000000" w:fill="C0C0C0"/>
            <w:vAlign w:val="center"/>
            <w:hideMark/>
          </w:tcPr>
          <w:p w14:paraId="30E9C5B1" w14:textId="77777777" w:rsidR="00911196" w:rsidRPr="001618D6" w:rsidRDefault="00911196" w:rsidP="00911196">
            <w:pPr>
              <w:spacing w:after="0" w:line="240" w:lineRule="auto"/>
              <w:jc w:val="center"/>
              <w:rPr>
                <w:rFonts w:ascii="Arial" w:eastAsia="Times New Roman" w:hAnsi="Arial" w:cs="Arial"/>
                <w:color w:val="000000"/>
                <w:sz w:val="16"/>
                <w:szCs w:val="16"/>
              </w:rPr>
            </w:pPr>
            <w:r>
              <w:rPr>
                <w:rFonts w:ascii="Arial" w:eastAsia="Times New Roman" w:hAnsi="Arial" w:cs="Arial"/>
                <w:color w:val="000000"/>
                <w:sz w:val="16"/>
                <w:szCs w:val="16"/>
              </w:rPr>
              <w:t>21</w:t>
            </w:r>
          </w:p>
        </w:tc>
        <w:tc>
          <w:tcPr>
            <w:tcW w:w="1016" w:type="dxa"/>
            <w:tcBorders>
              <w:top w:val="single" w:sz="4" w:space="0" w:color="auto"/>
              <w:left w:val="nil"/>
              <w:bottom w:val="double" w:sz="4" w:space="0" w:color="auto"/>
              <w:right w:val="single" w:sz="4" w:space="0" w:color="auto"/>
            </w:tcBorders>
            <w:shd w:val="clear" w:color="000000" w:fill="C0C0C0"/>
            <w:vAlign w:val="center"/>
            <w:hideMark/>
          </w:tcPr>
          <w:p w14:paraId="1351E348" w14:textId="77777777" w:rsidR="00911196" w:rsidRPr="001618D6" w:rsidRDefault="00911196" w:rsidP="00911196">
            <w:pPr>
              <w:spacing w:after="0" w:line="240" w:lineRule="auto"/>
              <w:jc w:val="center"/>
              <w:rPr>
                <w:rFonts w:ascii="Arial" w:eastAsia="Times New Roman" w:hAnsi="Arial" w:cs="Arial"/>
                <w:color w:val="000000"/>
                <w:sz w:val="16"/>
                <w:szCs w:val="16"/>
              </w:rPr>
            </w:pPr>
            <w:r w:rsidRPr="001618D6">
              <w:rPr>
                <w:rFonts w:ascii="Arial" w:eastAsia="Times New Roman" w:hAnsi="Arial" w:cs="Arial"/>
                <w:color w:val="000000"/>
                <w:sz w:val="16"/>
                <w:szCs w:val="16"/>
              </w:rPr>
              <w:t> </w:t>
            </w:r>
          </w:p>
        </w:tc>
        <w:tc>
          <w:tcPr>
            <w:tcW w:w="1964" w:type="dxa"/>
            <w:tcBorders>
              <w:top w:val="single" w:sz="4" w:space="0" w:color="auto"/>
              <w:left w:val="nil"/>
              <w:bottom w:val="double" w:sz="4" w:space="0" w:color="auto"/>
              <w:right w:val="single" w:sz="4" w:space="0" w:color="auto"/>
            </w:tcBorders>
            <w:shd w:val="clear" w:color="000000" w:fill="C0C0C0"/>
            <w:vAlign w:val="center"/>
            <w:hideMark/>
          </w:tcPr>
          <w:p w14:paraId="4788FBAD" w14:textId="77777777" w:rsidR="00911196" w:rsidRPr="001618D6" w:rsidRDefault="00911196" w:rsidP="00911196">
            <w:pPr>
              <w:spacing w:after="0" w:line="240" w:lineRule="auto"/>
              <w:rPr>
                <w:rFonts w:ascii="Arial" w:eastAsia="Times New Roman" w:hAnsi="Arial" w:cs="Arial"/>
                <w:color w:val="000000"/>
                <w:sz w:val="16"/>
                <w:szCs w:val="16"/>
              </w:rPr>
            </w:pPr>
            <w:r>
              <w:rPr>
                <w:rFonts w:ascii="Arial" w:hAnsi="Arial" w:cs="Arial"/>
                <w:sz w:val="16"/>
                <w:szCs w:val="16"/>
              </w:rPr>
              <w:t>Conformance Statement ID</w:t>
            </w:r>
          </w:p>
        </w:tc>
        <w:tc>
          <w:tcPr>
            <w:tcW w:w="2333" w:type="dxa"/>
            <w:tcBorders>
              <w:top w:val="single" w:sz="4" w:space="0" w:color="auto"/>
              <w:left w:val="nil"/>
              <w:bottom w:val="double" w:sz="4" w:space="0" w:color="auto"/>
              <w:right w:val="single" w:sz="4" w:space="0" w:color="auto"/>
            </w:tcBorders>
            <w:shd w:val="clear" w:color="000000" w:fill="C0C0C0"/>
            <w:vAlign w:val="center"/>
            <w:hideMark/>
          </w:tcPr>
          <w:p w14:paraId="6D2BF05D"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536" w:type="dxa"/>
            <w:tcBorders>
              <w:top w:val="single" w:sz="4" w:space="0" w:color="auto"/>
              <w:left w:val="nil"/>
              <w:bottom w:val="double" w:sz="4" w:space="0" w:color="auto"/>
              <w:right w:val="single" w:sz="4" w:space="0" w:color="auto"/>
            </w:tcBorders>
            <w:shd w:val="clear" w:color="000000" w:fill="C0C0C0"/>
            <w:vAlign w:val="center"/>
          </w:tcPr>
          <w:p w14:paraId="49B11BCB" w14:textId="77777777"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10</w:t>
            </w:r>
          </w:p>
        </w:tc>
        <w:tc>
          <w:tcPr>
            <w:tcW w:w="557" w:type="dxa"/>
            <w:tcBorders>
              <w:top w:val="single" w:sz="4" w:space="0" w:color="auto"/>
              <w:left w:val="nil"/>
              <w:bottom w:val="double" w:sz="4" w:space="0" w:color="auto"/>
              <w:right w:val="single" w:sz="4" w:space="0" w:color="auto"/>
            </w:tcBorders>
            <w:shd w:val="clear" w:color="000000" w:fill="C0C0C0"/>
            <w:vAlign w:val="center"/>
            <w:hideMark/>
          </w:tcPr>
          <w:p w14:paraId="2A8405E7" w14:textId="77777777" w:rsidR="00911196" w:rsidRPr="001618D6" w:rsidRDefault="00911196" w:rsidP="00911196">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342" w:type="dxa"/>
            <w:tcBorders>
              <w:top w:val="single" w:sz="4" w:space="0" w:color="auto"/>
              <w:left w:val="nil"/>
              <w:bottom w:val="double" w:sz="4" w:space="0" w:color="auto"/>
              <w:right w:val="nil"/>
            </w:tcBorders>
            <w:shd w:val="clear" w:color="000000" w:fill="C0C0C0"/>
            <w:vAlign w:val="center"/>
            <w:hideMark/>
          </w:tcPr>
          <w:p w14:paraId="25E32984" w14:textId="77777777" w:rsidR="00911196" w:rsidRPr="001618D6" w:rsidRDefault="00911196" w:rsidP="00911196">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4775" w:type="dxa"/>
            <w:tcBorders>
              <w:top w:val="single" w:sz="4" w:space="0" w:color="auto"/>
              <w:left w:val="single" w:sz="4" w:space="0" w:color="auto"/>
              <w:bottom w:val="double" w:sz="4" w:space="0" w:color="auto"/>
              <w:right w:val="double" w:sz="6" w:space="0" w:color="auto"/>
            </w:tcBorders>
            <w:shd w:val="clear" w:color="000000" w:fill="C0C0C0"/>
            <w:vAlign w:val="center"/>
            <w:hideMark/>
          </w:tcPr>
          <w:p w14:paraId="16BC6215" w14:textId="77777777" w:rsidR="00911196" w:rsidRPr="001618D6" w:rsidRDefault="00911196" w:rsidP="00911196">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bl>
    <w:p w14:paraId="550C92D6" w14:textId="77777777" w:rsidR="005E7342" w:rsidRPr="00FF3018" w:rsidRDefault="005E7342" w:rsidP="005E7342">
      <w:pPr>
        <w:pStyle w:val="BodyAfterHead"/>
        <w:ind w:left="0"/>
      </w:pPr>
    </w:p>
    <w:p w14:paraId="5E69F235" w14:textId="77777777" w:rsidR="005E7342" w:rsidRPr="00FB4149" w:rsidRDefault="005E7342" w:rsidP="005E7342">
      <w:pPr>
        <w:pStyle w:val="Note"/>
        <w:ind w:left="0"/>
        <w:jc w:val="both"/>
        <w:rPr>
          <w:rFonts w:ascii="Arial" w:hAnsi="Arial" w:cs="Arial"/>
          <w:w w:val="100"/>
          <w:sz w:val="20"/>
          <w:szCs w:val="20"/>
        </w:rPr>
      </w:pPr>
      <w:bookmarkStart w:id="269" w:name="RTF34363035353a204865616469"/>
      <w:bookmarkEnd w:id="269"/>
      <w:r w:rsidRPr="00FB4149">
        <w:rPr>
          <w:rFonts w:ascii="Arial" w:hAnsi="Arial" w:cs="Arial"/>
          <w:w w:val="100"/>
          <w:sz w:val="20"/>
          <w:szCs w:val="20"/>
        </w:rPr>
        <w:t>The sending system waits for an HL7 acknowledgement from the receiving system before assuming commitment by the receiver (and before proceeding to send the next message). The sender uses the Message Control ID (MSH10 and MSA2) for this purpose. When sending a message, the sender remembers the Message Control ID it puts in MSH10 and waits for a corresponding HL7 Acknowledgement message. When an acknowledgement is received, the sender verifies that MSA2 matches the Message Control ID that was sent. If so, the sender proceeds to the next message. If not, the sender discards the Acknowledgement message and continues to wait for an acknowledgement with the correct Message Control ID.</w:t>
      </w:r>
    </w:p>
    <w:p w14:paraId="217DCC9F" w14:textId="77777777" w:rsidR="005E7342" w:rsidRDefault="005E7342" w:rsidP="005E7342">
      <w:pPr>
        <w:rPr>
          <w:rFonts w:asciiTheme="majorHAnsi" w:eastAsiaTheme="majorEastAsia" w:hAnsiTheme="majorHAnsi" w:cstheme="majorBidi"/>
          <w:color w:val="228DD8" w:themeColor="accent1" w:themeShade="BF"/>
          <w:sz w:val="26"/>
          <w:szCs w:val="26"/>
        </w:rPr>
      </w:pPr>
      <w:bookmarkStart w:id="270" w:name="RTF36373336313a204865616469"/>
      <w:r>
        <w:br w:type="page"/>
      </w:r>
    </w:p>
    <w:p w14:paraId="721FC2C8" w14:textId="79A2F6E4" w:rsidR="005E7342" w:rsidRDefault="005E7342" w:rsidP="00046D4C">
      <w:pPr>
        <w:pStyle w:val="Heading3"/>
      </w:pPr>
      <w:bookmarkStart w:id="271" w:name="_Toc532379653"/>
      <w:bookmarkStart w:id="272" w:name="_Toc20760722"/>
      <w:r>
        <w:lastRenderedPageBreak/>
        <w:t>EVN – Event Identification</w:t>
      </w:r>
      <w:bookmarkEnd w:id="271"/>
      <w:r w:rsidR="00046D4C">
        <w:t xml:space="preserve"> – HL7 v2.4</w:t>
      </w:r>
      <w:bookmarkEnd w:id="272"/>
    </w:p>
    <w:tbl>
      <w:tblPr>
        <w:tblW w:w="13929" w:type="dxa"/>
        <w:tblInd w:w="85" w:type="dxa"/>
        <w:tblLayout w:type="fixed"/>
        <w:tblLook w:val="04A0" w:firstRow="1" w:lastRow="0" w:firstColumn="1" w:lastColumn="0" w:noHBand="0" w:noVBand="1"/>
      </w:tblPr>
      <w:tblGrid>
        <w:gridCol w:w="737"/>
        <w:gridCol w:w="1063"/>
        <w:gridCol w:w="2504"/>
        <w:gridCol w:w="625"/>
        <w:gridCol w:w="590"/>
        <w:gridCol w:w="2880"/>
        <w:gridCol w:w="5530"/>
      </w:tblGrid>
      <w:tr w:rsidR="005E7342" w:rsidRPr="00455548" w14:paraId="7A633287" w14:textId="77777777" w:rsidTr="00910EC1">
        <w:trPr>
          <w:trHeight w:val="465"/>
        </w:trPr>
        <w:tc>
          <w:tcPr>
            <w:tcW w:w="737"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hideMark/>
          </w:tcPr>
          <w:p w14:paraId="217EE4D1" w14:textId="77777777" w:rsidR="005E7342" w:rsidRPr="003D2F33" w:rsidRDefault="005E7342" w:rsidP="00910EC1">
            <w:pPr>
              <w:spacing w:after="0" w:line="240" w:lineRule="auto"/>
              <w:jc w:val="center"/>
              <w:rPr>
                <w:rFonts w:ascii="Arial" w:eastAsia="Times New Roman" w:hAnsi="Arial" w:cs="Arial"/>
                <w:b/>
                <w:bCs/>
                <w:sz w:val="16"/>
                <w:szCs w:val="16"/>
              </w:rPr>
            </w:pPr>
            <w:r w:rsidRPr="003D2F33">
              <w:rPr>
                <w:rFonts w:ascii="Arial" w:eastAsia="Times New Roman" w:hAnsi="Arial" w:cs="Arial"/>
                <w:b/>
                <w:bCs/>
                <w:sz w:val="16"/>
                <w:szCs w:val="16"/>
              </w:rPr>
              <w:t>FIELD</w:t>
            </w:r>
          </w:p>
        </w:tc>
        <w:tc>
          <w:tcPr>
            <w:tcW w:w="1063"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tcPr>
          <w:p w14:paraId="1C1CD908" w14:textId="77777777" w:rsidR="005E7342" w:rsidRPr="008165E3" w:rsidRDefault="005E7342" w:rsidP="00910EC1">
            <w:pPr>
              <w:spacing w:after="0" w:line="240" w:lineRule="auto"/>
              <w:jc w:val="center"/>
              <w:rPr>
                <w:rFonts w:ascii="Arial" w:eastAsia="Times New Roman" w:hAnsi="Arial" w:cs="Arial"/>
                <w:bCs/>
                <w:sz w:val="16"/>
                <w:szCs w:val="16"/>
              </w:rPr>
            </w:pPr>
            <w:r w:rsidRPr="000461B7">
              <w:rPr>
                <w:rFonts w:ascii="Arial" w:eastAsia="Times New Roman" w:hAnsi="Arial" w:cs="Arial"/>
                <w:b/>
                <w:bCs/>
                <w:sz w:val="16"/>
                <w:szCs w:val="16"/>
              </w:rPr>
              <w:t>SUBFIELD</w:t>
            </w:r>
          </w:p>
        </w:tc>
        <w:tc>
          <w:tcPr>
            <w:tcW w:w="2504" w:type="dxa"/>
            <w:tcBorders>
              <w:top w:val="single" w:sz="4" w:space="0" w:color="auto"/>
              <w:left w:val="single" w:sz="4" w:space="0" w:color="auto"/>
              <w:bottom w:val="single" w:sz="4" w:space="0" w:color="auto"/>
              <w:right w:val="single" w:sz="4" w:space="0" w:color="auto"/>
            </w:tcBorders>
            <w:shd w:val="clear" w:color="auto" w:fill="B4DDFF" w:themeFill="accent6" w:themeFillTint="33"/>
            <w:vAlign w:val="center"/>
          </w:tcPr>
          <w:p w14:paraId="19BEB6BD" w14:textId="77777777" w:rsidR="005E7342" w:rsidRDefault="005E7342" w:rsidP="00910EC1">
            <w:pPr>
              <w:spacing w:after="0" w:line="240" w:lineRule="auto"/>
              <w:jc w:val="center"/>
              <w:rPr>
                <w:rFonts w:ascii="Arial" w:eastAsia="Times New Roman" w:hAnsi="Arial" w:cs="Arial"/>
                <w:b/>
                <w:bCs/>
                <w:sz w:val="16"/>
                <w:szCs w:val="16"/>
              </w:rPr>
            </w:pPr>
            <w:r w:rsidRPr="00AD445D">
              <w:rPr>
                <w:rFonts w:ascii="Arial" w:eastAsia="Times New Roman" w:hAnsi="Arial" w:cs="Arial"/>
                <w:b/>
                <w:bCs/>
                <w:sz w:val="16"/>
                <w:szCs w:val="16"/>
              </w:rPr>
              <w:t>HL7 Description</w:t>
            </w:r>
          </w:p>
        </w:tc>
        <w:tc>
          <w:tcPr>
            <w:tcW w:w="625"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tcPr>
          <w:p w14:paraId="4475384B" w14:textId="77777777" w:rsidR="005E7342" w:rsidRDefault="005E7342" w:rsidP="00910EC1">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LEN</w:t>
            </w:r>
          </w:p>
        </w:tc>
        <w:tc>
          <w:tcPr>
            <w:tcW w:w="590"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hideMark/>
          </w:tcPr>
          <w:p w14:paraId="5FFD6199" w14:textId="77777777" w:rsidR="005E7342" w:rsidRPr="003D2F33" w:rsidRDefault="005E7342" w:rsidP="00910EC1">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R/O</w:t>
            </w:r>
          </w:p>
        </w:tc>
        <w:tc>
          <w:tcPr>
            <w:tcW w:w="2880"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hideMark/>
          </w:tcPr>
          <w:p w14:paraId="169607F2" w14:textId="77777777" w:rsidR="005E7342" w:rsidRPr="00455548" w:rsidRDefault="005E7342" w:rsidP="00910EC1">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5530"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tcPr>
          <w:p w14:paraId="14BB8ED5" w14:textId="77777777" w:rsidR="005E7342" w:rsidRPr="00455548" w:rsidRDefault="005E7342" w:rsidP="00910EC1">
            <w:pPr>
              <w:pStyle w:val="NormalWeb"/>
              <w:jc w:val="center"/>
              <w:rPr>
                <w:rFonts w:ascii="Arial" w:eastAsia="Times New Roman" w:hAnsi="Arial" w:cs="Arial"/>
                <w:b/>
                <w:bCs/>
                <w:sz w:val="16"/>
                <w:szCs w:val="16"/>
              </w:rPr>
            </w:pPr>
            <w:r>
              <w:rPr>
                <w:rFonts w:ascii="Arial" w:eastAsia="Times New Roman" w:hAnsi="Arial" w:cs="Arial"/>
                <w:b/>
                <w:bCs/>
                <w:sz w:val="16"/>
                <w:szCs w:val="16"/>
              </w:rPr>
              <w:t>Comment</w:t>
            </w:r>
          </w:p>
        </w:tc>
      </w:tr>
      <w:tr w:rsidR="005E7342" w:rsidRPr="00455548" w14:paraId="40BD3BB8" w14:textId="77777777" w:rsidTr="00975B4D">
        <w:trPr>
          <w:trHeight w:val="593"/>
        </w:trPr>
        <w:tc>
          <w:tcPr>
            <w:tcW w:w="737" w:type="dxa"/>
            <w:tcBorders>
              <w:top w:val="nil"/>
              <w:left w:val="double" w:sz="6" w:space="0" w:color="auto"/>
              <w:bottom w:val="single" w:sz="4" w:space="0" w:color="auto"/>
              <w:right w:val="single" w:sz="4" w:space="0" w:color="auto"/>
            </w:tcBorders>
            <w:shd w:val="clear" w:color="auto" w:fill="auto"/>
            <w:vAlign w:val="center"/>
            <w:hideMark/>
          </w:tcPr>
          <w:p w14:paraId="4A966B3D" w14:textId="77777777" w:rsidR="005E7342" w:rsidRPr="00455548" w:rsidRDefault="005E7342" w:rsidP="00910EC1">
            <w:pPr>
              <w:spacing w:after="0" w:line="240" w:lineRule="auto"/>
              <w:jc w:val="center"/>
              <w:rPr>
                <w:rFonts w:ascii="Arial" w:eastAsia="Times New Roman" w:hAnsi="Arial" w:cs="Arial"/>
                <w:bCs/>
                <w:sz w:val="16"/>
                <w:szCs w:val="16"/>
              </w:rPr>
            </w:pPr>
            <w:r w:rsidRPr="00455548">
              <w:rPr>
                <w:rFonts w:ascii="Arial" w:eastAsia="Times New Roman" w:hAnsi="Arial" w:cs="Arial"/>
                <w:bCs/>
                <w:sz w:val="16"/>
                <w:szCs w:val="16"/>
              </w:rPr>
              <w:t>1</w:t>
            </w:r>
          </w:p>
        </w:tc>
        <w:tc>
          <w:tcPr>
            <w:tcW w:w="1063" w:type="dxa"/>
            <w:tcBorders>
              <w:top w:val="nil"/>
              <w:left w:val="nil"/>
              <w:bottom w:val="single" w:sz="4" w:space="0" w:color="auto"/>
              <w:right w:val="single" w:sz="4" w:space="0" w:color="auto"/>
            </w:tcBorders>
            <w:vAlign w:val="center"/>
          </w:tcPr>
          <w:p w14:paraId="079CE94B" w14:textId="77777777" w:rsidR="005E7342" w:rsidRPr="00455548" w:rsidRDefault="005E7342" w:rsidP="00910EC1">
            <w:pPr>
              <w:spacing w:after="0"/>
              <w:jc w:val="center"/>
              <w:rPr>
                <w:rFonts w:ascii="Arial" w:eastAsia="Times New Roman" w:hAnsi="Arial" w:cs="Arial"/>
                <w:bCs/>
                <w:sz w:val="16"/>
                <w:szCs w:val="16"/>
              </w:rPr>
            </w:pPr>
          </w:p>
        </w:tc>
        <w:tc>
          <w:tcPr>
            <w:tcW w:w="2504" w:type="dxa"/>
            <w:tcBorders>
              <w:top w:val="single" w:sz="4" w:space="0" w:color="auto"/>
              <w:left w:val="single" w:sz="4" w:space="0" w:color="auto"/>
              <w:bottom w:val="single" w:sz="4" w:space="0" w:color="auto"/>
              <w:right w:val="single" w:sz="4" w:space="0" w:color="auto"/>
            </w:tcBorders>
            <w:vAlign w:val="center"/>
          </w:tcPr>
          <w:p w14:paraId="29AE8577" w14:textId="77777777" w:rsidR="005E7342" w:rsidRPr="00455548" w:rsidRDefault="005E7342" w:rsidP="00910EC1">
            <w:pPr>
              <w:spacing w:after="0"/>
              <w:rPr>
                <w:rFonts w:ascii="Arial" w:eastAsia="Times New Roman" w:hAnsi="Arial" w:cs="Arial"/>
                <w:bCs/>
                <w:sz w:val="16"/>
                <w:szCs w:val="16"/>
              </w:rPr>
            </w:pPr>
            <w:r w:rsidRPr="00455548">
              <w:rPr>
                <w:rFonts w:ascii="Arial" w:eastAsia="Times New Roman" w:hAnsi="Arial" w:cs="Arial"/>
                <w:bCs/>
                <w:sz w:val="16"/>
                <w:szCs w:val="16"/>
              </w:rPr>
              <w:t>Event Type Code</w:t>
            </w:r>
          </w:p>
        </w:tc>
        <w:tc>
          <w:tcPr>
            <w:tcW w:w="625" w:type="dxa"/>
            <w:tcBorders>
              <w:top w:val="single" w:sz="4" w:space="0" w:color="auto"/>
              <w:left w:val="single" w:sz="4" w:space="0" w:color="auto"/>
              <w:bottom w:val="single" w:sz="4" w:space="0" w:color="auto"/>
              <w:right w:val="single" w:sz="4" w:space="0" w:color="auto"/>
            </w:tcBorders>
            <w:vAlign w:val="center"/>
          </w:tcPr>
          <w:p w14:paraId="2742E7F2"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3</w:t>
            </w:r>
          </w:p>
        </w:tc>
        <w:tc>
          <w:tcPr>
            <w:tcW w:w="590" w:type="dxa"/>
            <w:tcBorders>
              <w:top w:val="single" w:sz="4" w:space="0" w:color="auto"/>
              <w:left w:val="single" w:sz="4" w:space="0" w:color="auto"/>
              <w:bottom w:val="single" w:sz="4" w:space="0" w:color="auto"/>
              <w:right w:val="nil"/>
            </w:tcBorders>
            <w:shd w:val="clear" w:color="auto" w:fill="auto"/>
            <w:vAlign w:val="center"/>
          </w:tcPr>
          <w:p w14:paraId="4CC8EDDA"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R</w:t>
            </w:r>
          </w:p>
        </w:tc>
        <w:tc>
          <w:tcPr>
            <w:tcW w:w="2880" w:type="dxa"/>
            <w:tcBorders>
              <w:top w:val="nil"/>
              <w:left w:val="single" w:sz="4" w:space="0" w:color="auto"/>
              <w:bottom w:val="single" w:sz="4" w:space="0" w:color="auto"/>
              <w:right w:val="double" w:sz="6" w:space="0" w:color="auto"/>
            </w:tcBorders>
            <w:shd w:val="clear" w:color="auto" w:fill="auto"/>
            <w:vAlign w:val="center"/>
            <w:hideMark/>
          </w:tcPr>
          <w:p w14:paraId="5359B436" w14:textId="77777777" w:rsidR="005E7342" w:rsidRPr="00455548" w:rsidRDefault="005E7342" w:rsidP="00910EC1">
            <w:pPr>
              <w:spacing w:after="0"/>
              <w:rPr>
                <w:rFonts w:ascii="Arial" w:eastAsia="Times New Roman" w:hAnsi="Arial" w:cs="Arial"/>
                <w:bCs/>
                <w:sz w:val="16"/>
                <w:szCs w:val="16"/>
              </w:rPr>
            </w:pPr>
            <w:r w:rsidRPr="00455548">
              <w:rPr>
                <w:rFonts w:ascii="Arial" w:eastAsia="Times New Roman" w:hAnsi="Arial" w:cs="Arial"/>
                <w:bCs/>
                <w:sz w:val="16"/>
                <w:szCs w:val="16"/>
              </w:rPr>
              <w:t>A01</w:t>
            </w:r>
          </w:p>
        </w:tc>
        <w:tc>
          <w:tcPr>
            <w:tcW w:w="5530" w:type="dxa"/>
            <w:tcBorders>
              <w:top w:val="nil"/>
              <w:left w:val="single" w:sz="4" w:space="0" w:color="auto"/>
              <w:bottom w:val="single" w:sz="4" w:space="0" w:color="auto"/>
              <w:right w:val="double" w:sz="6" w:space="0" w:color="auto"/>
            </w:tcBorders>
            <w:vAlign w:val="center"/>
          </w:tcPr>
          <w:p w14:paraId="780C15CB" w14:textId="77777777" w:rsidR="005E7342" w:rsidRDefault="005E7342" w:rsidP="00910EC1">
            <w:pPr>
              <w:spacing w:after="0"/>
              <w:rPr>
                <w:rFonts w:ascii="Arial" w:eastAsia="Times New Roman" w:hAnsi="Arial" w:cs="Arial"/>
                <w:bCs/>
                <w:sz w:val="16"/>
                <w:szCs w:val="16"/>
              </w:rPr>
            </w:pPr>
            <w:r>
              <w:rPr>
                <w:rFonts w:ascii="Arial" w:eastAsia="Times New Roman" w:hAnsi="Arial" w:cs="Arial"/>
                <w:sz w:val="16"/>
                <w:szCs w:val="16"/>
              </w:rPr>
              <w:t xml:space="preserve">See </w:t>
            </w:r>
            <w:hyperlink r:id="rId9" w:history="1">
              <w:r>
                <w:rPr>
                  <w:rStyle w:val="Hyperlink"/>
                  <w:rFonts w:ascii="Arial" w:eastAsia="Times New Roman" w:hAnsi="Arial" w:cs="Arial"/>
                  <w:sz w:val="16"/>
                  <w:szCs w:val="16"/>
                </w:rPr>
                <w:t>http://www.hl7.eu/refactored/tab0003.html</w:t>
              </w:r>
            </w:hyperlink>
            <w:r>
              <w:rPr>
                <w:rFonts w:ascii="Arial" w:eastAsia="Times New Roman" w:hAnsi="Arial" w:cs="Arial"/>
                <w:bCs/>
                <w:sz w:val="16"/>
                <w:szCs w:val="16"/>
              </w:rPr>
              <w:t xml:space="preserve"> for details.</w:t>
            </w:r>
          </w:p>
          <w:p w14:paraId="02ACF846" w14:textId="77777777" w:rsidR="005E7342" w:rsidRPr="00946426" w:rsidRDefault="005E7342" w:rsidP="00910EC1">
            <w:pPr>
              <w:spacing w:after="0"/>
              <w:rPr>
                <w:rFonts w:ascii="Arial" w:eastAsia="Times New Roman" w:hAnsi="Arial" w:cs="Arial"/>
                <w:sz w:val="16"/>
                <w:szCs w:val="16"/>
              </w:rPr>
            </w:pPr>
            <w:r>
              <w:rPr>
                <w:rFonts w:ascii="Arial" w:eastAsia="Times New Roman" w:hAnsi="Arial" w:cs="Arial"/>
                <w:bCs/>
                <w:sz w:val="16"/>
                <w:szCs w:val="16"/>
              </w:rPr>
              <w:t>Note: EVN-1 is deprecated in HL7 2.4, replaced by MSH-9.</w:t>
            </w:r>
          </w:p>
        </w:tc>
      </w:tr>
      <w:tr w:rsidR="005E7342" w:rsidRPr="00455548" w14:paraId="2545D155" w14:textId="77777777" w:rsidTr="00910EC1">
        <w:trPr>
          <w:trHeight w:val="350"/>
        </w:trPr>
        <w:tc>
          <w:tcPr>
            <w:tcW w:w="737" w:type="dxa"/>
            <w:tcBorders>
              <w:top w:val="nil"/>
              <w:left w:val="double" w:sz="6" w:space="0" w:color="auto"/>
              <w:bottom w:val="single" w:sz="4" w:space="0" w:color="auto"/>
              <w:right w:val="single" w:sz="4" w:space="0" w:color="auto"/>
            </w:tcBorders>
            <w:shd w:val="clear" w:color="auto" w:fill="auto"/>
            <w:vAlign w:val="center"/>
            <w:hideMark/>
          </w:tcPr>
          <w:p w14:paraId="36A8D4B8" w14:textId="77777777" w:rsidR="005E7342" w:rsidRPr="00455548" w:rsidRDefault="005E7342" w:rsidP="00910EC1">
            <w:pPr>
              <w:spacing w:after="0" w:line="240" w:lineRule="auto"/>
              <w:jc w:val="center"/>
              <w:rPr>
                <w:rFonts w:ascii="Arial" w:eastAsia="Times New Roman" w:hAnsi="Arial" w:cs="Arial"/>
                <w:bCs/>
                <w:sz w:val="16"/>
                <w:szCs w:val="16"/>
              </w:rPr>
            </w:pPr>
            <w:r w:rsidRPr="00455548">
              <w:rPr>
                <w:rFonts w:ascii="Arial" w:eastAsia="Times New Roman" w:hAnsi="Arial" w:cs="Arial"/>
                <w:bCs/>
                <w:sz w:val="16"/>
                <w:szCs w:val="16"/>
              </w:rPr>
              <w:t>2</w:t>
            </w:r>
          </w:p>
        </w:tc>
        <w:tc>
          <w:tcPr>
            <w:tcW w:w="1063" w:type="dxa"/>
            <w:tcBorders>
              <w:top w:val="nil"/>
              <w:left w:val="nil"/>
              <w:bottom w:val="single" w:sz="4" w:space="0" w:color="auto"/>
              <w:right w:val="single" w:sz="4" w:space="0" w:color="auto"/>
            </w:tcBorders>
            <w:vAlign w:val="center"/>
          </w:tcPr>
          <w:p w14:paraId="05F55D48" w14:textId="77777777" w:rsidR="005E7342" w:rsidRPr="00455548" w:rsidRDefault="005E7342" w:rsidP="00910EC1">
            <w:pPr>
              <w:spacing w:after="0"/>
              <w:jc w:val="center"/>
              <w:rPr>
                <w:rFonts w:ascii="Arial" w:eastAsia="Times New Roman" w:hAnsi="Arial" w:cs="Arial"/>
                <w:bCs/>
                <w:sz w:val="16"/>
                <w:szCs w:val="16"/>
              </w:rPr>
            </w:pPr>
          </w:p>
        </w:tc>
        <w:tc>
          <w:tcPr>
            <w:tcW w:w="2504" w:type="dxa"/>
            <w:tcBorders>
              <w:top w:val="single" w:sz="4" w:space="0" w:color="auto"/>
              <w:left w:val="single" w:sz="4" w:space="0" w:color="auto"/>
              <w:bottom w:val="single" w:sz="4" w:space="0" w:color="auto"/>
              <w:right w:val="single" w:sz="4" w:space="0" w:color="auto"/>
            </w:tcBorders>
            <w:vAlign w:val="center"/>
          </w:tcPr>
          <w:p w14:paraId="31083CBE" w14:textId="77777777" w:rsidR="005E7342" w:rsidRPr="00455548" w:rsidRDefault="005E7342" w:rsidP="00910EC1">
            <w:pPr>
              <w:spacing w:after="0"/>
              <w:rPr>
                <w:rFonts w:ascii="Arial" w:eastAsia="Times New Roman" w:hAnsi="Arial" w:cs="Arial"/>
                <w:bCs/>
                <w:sz w:val="16"/>
                <w:szCs w:val="16"/>
              </w:rPr>
            </w:pPr>
            <w:r w:rsidRPr="00455548">
              <w:rPr>
                <w:rFonts w:ascii="Arial" w:eastAsia="Times New Roman" w:hAnsi="Arial" w:cs="Arial"/>
                <w:bCs/>
                <w:sz w:val="16"/>
                <w:szCs w:val="16"/>
              </w:rPr>
              <w:t>Recorded Date/Time</w:t>
            </w:r>
          </w:p>
        </w:tc>
        <w:tc>
          <w:tcPr>
            <w:tcW w:w="625" w:type="dxa"/>
            <w:tcBorders>
              <w:top w:val="single" w:sz="4" w:space="0" w:color="auto"/>
              <w:left w:val="single" w:sz="4" w:space="0" w:color="auto"/>
              <w:bottom w:val="single" w:sz="4" w:space="0" w:color="auto"/>
              <w:right w:val="single" w:sz="4" w:space="0" w:color="auto"/>
            </w:tcBorders>
            <w:vAlign w:val="center"/>
          </w:tcPr>
          <w:p w14:paraId="240F1799"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26</w:t>
            </w:r>
          </w:p>
        </w:tc>
        <w:tc>
          <w:tcPr>
            <w:tcW w:w="590" w:type="dxa"/>
            <w:tcBorders>
              <w:top w:val="single" w:sz="4" w:space="0" w:color="auto"/>
              <w:left w:val="single" w:sz="4" w:space="0" w:color="auto"/>
              <w:bottom w:val="single" w:sz="4" w:space="0" w:color="auto"/>
              <w:right w:val="nil"/>
            </w:tcBorders>
            <w:shd w:val="clear" w:color="auto" w:fill="auto"/>
            <w:vAlign w:val="center"/>
          </w:tcPr>
          <w:p w14:paraId="72090280" w14:textId="101EE777" w:rsidR="005E7342" w:rsidRPr="00455548" w:rsidRDefault="007A1FB7" w:rsidP="00910EC1">
            <w:pPr>
              <w:spacing w:after="0"/>
              <w:jc w:val="center"/>
              <w:rPr>
                <w:rFonts w:ascii="Arial" w:eastAsia="Times New Roman" w:hAnsi="Arial" w:cs="Arial"/>
                <w:bCs/>
                <w:sz w:val="16"/>
                <w:szCs w:val="16"/>
              </w:rPr>
            </w:pPr>
            <w:r>
              <w:rPr>
                <w:rFonts w:ascii="Arial" w:eastAsia="Times New Roman" w:hAnsi="Arial" w:cs="Arial"/>
                <w:bCs/>
                <w:sz w:val="16"/>
                <w:szCs w:val="16"/>
              </w:rPr>
              <w:t>R</w:t>
            </w:r>
          </w:p>
        </w:tc>
        <w:tc>
          <w:tcPr>
            <w:tcW w:w="2880" w:type="dxa"/>
            <w:tcBorders>
              <w:top w:val="nil"/>
              <w:left w:val="single" w:sz="4" w:space="0" w:color="auto"/>
              <w:bottom w:val="single" w:sz="4" w:space="0" w:color="auto"/>
              <w:right w:val="double" w:sz="6" w:space="0" w:color="auto"/>
            </w:tcBorders>
            <w:shd w:val="clear" w:color="auto" w:fill="auto"/>
            <w:vAlign w:val="center"/>
            <w:hideMark/>
          </w:tcPr>
          <w:p w14:paraId="5EB1D1FF" w14:textId="77777777" w:rsidR="005E7342" w:rsidRPr="00455548" w:rsidRDefault="005E7342" w:rsidP="00910EC1">
            <w:pPr>
              <w:spacing w:after="0"/>
              <w:rPr>
                <w:rFonts w:ascii="Arial" w:eastAsia="Times New Roman" w:hAnsi="Arial" w:cs="Arial"/>
                <w:bCs/>
                <w:sz w:val="16"/>
                <w:szCs w:val="16"/>
              </w:rPr>
            </w:pPr>
            <w:r w:rsidRPr="001618D6">
              <w:rPr>
                <w:rFonts w:ascii="Arial" w:eastAsia="Times New Roman" w:hAnsi="Arial" w:cs="Arial"/>
                <w:sz w:val="16"/>
                <w:szCs w:val="16"/>
              </w:rPr>
              <w:t>CCYYMMDDHHMM</w:t>
            </w:r>
            <w:r>
              <w:rPr>
                <w:rFonts w:ascii="Arial" w:eastAsia="Times New Roman" w:hAnsi="Arial" w:cs="Arial"/>
                <w:sz w:val="16"/>
                <w:szCs w:val="16"/>
              </w:rPr>
              <w:t>-ZZZZ</w:t>
            </w:r>
          </w:p>
        </w:tc>
        <w:tc>
          <w:tcPr>
            <w:tcW w:w="5530" w:type="dxa"/>
            <w:tcBorders>
              <w:top w:val="nil"/>
              <w:left w:val="single" w:sz="4" w:space="0" w:color="auto"/>
              <w:bottom w:val="single" w:sz="4" w:space="0" w:color="auto"/>
              <w:right w:val="double" w:sz="6" w:space="0" w:color="auto"/>
            </w:tcBorders>
            <w:vAlign w:val="center"/>
          </w:tcPr>
          <w:p w14:paraId="66D21A3F" w14:textId="0CA28432" w:rsidR="005E7342" w:rsidRPr="00455548" w:rsidRDefault="005E7342" w:rsidP="00910EC1">
            <w:pPr>
              <w:spacing w:after="0"/>
              <w:rPr>
                <w:rFonts w:ascii="Arial" w:eastAsia="Times New Roman" w:hAnsi="Arial" w:cs="Arial"/>
                <w:bCs/>
                <w:sz w:val="16"/>
                <w:szCs w:val="16"/>
              </w:rPr>
            </w:pPr>
          </w:p>
        </w:tc>
      </w:tr>
      <w:tr w:rsidR="005E7342" w:rsidRPr="00455548" w14:paraId="777A8615" w14:textId="77777777" w:rsidTr="00910EC1">
        <w:trPr>
          <w:trHeight w:val="350"/>
        </w:trPr>
        <w:tc>
          <w:tcPr>
            <w:tcW w:w="73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27C79AE" w14:textId="77777777" w:rsidR="005E7342" w:rsidRPr="00455548"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3</w:t>
            </w:r>
          </w:p>
        </w:tc>
        <w:tc>
          <w:tcPr>
            <w:tcW w:w="1063" w:type="dxa"/>
            <w:tcBorders>
              <w:top w:val="nil"/>
              <w:left w:val="nil"/>
              <w:bottom w:val="single" w:sz="4" w:space="0" w:color="auto"/>
              <w:right w:val="single" w:sz="4" w:space="0" w:color="auto"/>
            </w:tcBorders>
            <w:shd w:val="clear" w:color="auto" w:fill="BFBFBF" w:themeFill="background1" w:themeFillShade="BF"/>
            <w:vAlign w:val="center"/>
          </w:tcPr>
          <w:p w14:paraId="7C54CCD8" w14:textId="77777777" w:rsidR="005E7342" w:rsidRPr="00455548" w:rsidRDefault="005E7342" w:rsidP="00910EC1">
            <w:pPr>
              <w:spacing w:after="0"/>
              <w:jc w:val="center"/>
              <w:rPr>
                <w:rFonts w:ascii="Arial" w:eastAsia="Times New Roman" w:hAnsi="Arial" w:cs="Arial"/>
                <w:bCs/>
                <w:sz w:val="16"/>
                <w:szCs w:val="16"/>
              </w:rPr>
            </w:pPr>
          </w:p>
        </w:tc>
        <w:tc>
          <w:tcPr>
            <w:tcW w:w="25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C4362FF" w14:textId="77777777" w:rsidR="005E7342" w:rsidRPr="00455548"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Date/Time Planned Event</w:t>
            </w:r>
          </w:p>
        </w:tc>
        <w:tc>
          <w:tcPr>
            <w:tcW w:w="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039AA07"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26</w:t>
            </w:r>
          </w:p>
        </w:tc>
        <w:tc>
          <w:tcPr>
            <w:tcW w:w="590" w:type="dxa"/>
            <w:tcBorders>
              <w:top w:val="single" w:sz="4" w:space="0" w:color="auto"/>
              <w:left w:val="single" w:sz="4" w:space="0" w:color="auto"/>
              <w:bottom w:val="single" w:sz="4" w:space="0" w:color="auto"/>
              <w:right w:val="nil"/>
            </w:tcBorders>
            <w:shd w:val="clear" w:color="auto" w:fill="BFBFBF" w:themeFill="background1" w:themeFillShade="BF"/>
            <w:vAlign w:val="center"/>
          </w:tcPr>
          <w:p w14:paraId="5F3C9CC4"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288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3356FD52" w14:textId="77777777" w:rsidR="005E7342" w:rsidRPr="00455548" w:rsidRDefault="005E7342" w:rsidP="00910EC1">
            <w:pPr>
              <w:spacing w:after="0"/>
              <w:rPr>
                <w:rFonts w:ascii="Arial" w:eastAsia="Times New Roman" w:hAnsi="Arial" w:cs="Arial"/>
                <w:bCs/>
                <w:sz w:val="16"/>
                <w:szCs w:val="16"/>
              </w:rPr>
            </w:pPr>
            <w:r w:rsidRPr="001618D6">
              <w:rPr>
                <w:rFonts w:ascii="Arial" w:eastAsia="Times New Roman" w:hAnsi="Arial" w:cs="Arial"/>
                <w:sz w:val="16"/>
                <w:szCs w:val="16"/>
              </w:rPr>
              <w:t>CCYYMMDDHHMM</w:t>
            </w:r>
            <w:r>
              <w:rPr>
                <w:rFonts w:ascii="Arial" w:eastAsia="Times New Roman" w:hAnsi="Arial" w:cs="Arial"/>
                <w:sz w:val="16"/>
                <w:szCs w:val="16"/>
              </w:rPr>
              <w:t>-ZZZZ</w:t>
            </w:r>
          </w:p>
        </w:tc>
        <w:tc>
          <w:tcPr>
            <w:tcW w:w="553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2B40FEC5" w14:textId="77777777" w:rsidR="005E7342" w:rsidRDefault="005E7342" w:rsidP="00910EC1">
            <w:pPr>
              <w:spacing w:after="0"/>
              <w:rPr>
                <w:rFonts w:ascii="Arial" w:eastAsia="Times New Roman" w:hAnsi="Arial" w:cs="Arial"/>
                <w:bCs/>
                <w:sz w:val="16"/>
                <w:szCs w:val="16"/>
              </w:rPr>
            </w:pPr>
          </w:p>
        </w:tc>
      </w:tr>
      <w:tr w:rsidR="005E7342" w:rsidRPr="00455548" w14:paraId="2E681069" w14:textId="77777777" w:rsidTr="00910EC1">
        <w:trPr>
          <w:trHeight w:val="1610"/>
        </w:trPr>
        <w:tc>
          <w:tcPr>
            <w:tcW w:w="73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276CE83" w14:textId="77777777" w:rsidR="005E7342" w:rsidRPr="00455548"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4</w:t>
            </w:r>
          </w:p>
        </w:tc>
        <w:tc>
          <w:tcPr>
            <w:tcW w:w="1063" w:type="dxa"/>
            <w:tcBorders>
              <w:top w:val="nil"/>
              <w:left w:val="nil"/>
              <w:bottom w:val="single" w:sz="4" w:space="0" w:color="auto"/>
              <w:right w:val="single" w:sz="4" w:space="0" w:color="auto"/>
            </w:tcBorders>
            <w:shd w:val="clear" w:color="auto" w:fill="BFBFBF" w:themeFill="background1" w:themeFillShade="BF"/>
            <w:vAlign w:val="center"/>
          </w:tcPr>
          <w:p w14:paraId="12DD4D3C" w14:textId="77777777" w:rsidR="005E7342" w:rsidRPr="00455548" w:rsidRDefault="005E7342" w:rsidP="00910EC1">
            <w:pPr>
              <w:spacing w:after="0"/>
              <w:jc w:val="center"/>
              <w:rPr>
                <w:rFonts w:ascii="Arial" w:eastAsia="Times New Roman" w:hAnsi="Arial" w:cs="Arial"/>
                <w:bCs/>
                <w:sz w:val="16"/>
                <w:szCs w:val="16"/>
              </w:rPr>
            </w:pPr>
          </w:p>
        </w:tc>
        <w:tc>
          <w:tcPr>
            <w:tcW w:w="25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E8C1E0" w14:textId="77777777" w:rsidR="005E7342" w:rsidRPr="00455548"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Event Reason Code</w:t>
            </w:r>
          </w:p>
        </w:tc>
        <w:tc>
          <w:tcPr>
            <w:tcW w:w="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62885D"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3</w:t>
            </w:r>
          </w:p>
        </w:tc>
        <w:tc>
          <w:tcPr>
            <w:tcW w:w="590" w:type="dxa"/>
            <w:tcBorders>
              <w:top w:val="single" w:sz="4" w:space="0" w:color="auto"/>
              <w:left w:val="single" w:sz="4" w:space="0" w:color="auto"/>
              <w:bottom w:val="single" w:sz="4" w:space="0" w:color="auto"/>
              <w:right w:val="nil"/>
            </w:tcBorders>
            <w:shd w:val="clear" w:color="auto" w:fill="BFBFBF" w:themeFill="background1" w:themeFillShade="BF"/>
            <w:vAlign w:val="center"/>
          </w:tcPr>
          <w:p w14:paraId="29163765"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288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5457EED6" w14:textId="77777777" w:rsidR="005E7342" w:rsidRPr="00574C96"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02</w:t>
            </w:r>
          </w:p>
        </w:tc>
        <w:tc>
          <w:tcPr>
            <w:tcW w:w="553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4C727D14" w14:textId="77777777" w:rsidR="005E7342" w:rsidRDefault="005E7342" w:rsidP="00910EC1">
            <w:pPr>
              <w:spacing w:after="0"/>
              <w:rPr>
                <w:rFonts w:ascii="Arial" w:eastAsia="Times New Roman" w:hAnsi="Arial" w:cs="Arial"/>
                <w:bCs/>
                <w:sz w:val="16"/>
                <w:szCs w:val="16"/>
              </w:rPr>
            </w:pPr>
            <w:r>
              <w:rPr>
                <w:rFonts w:ascii="Arial" w:eastAsia="Times New Roman" w:hAnsi="Arial" w:cs="Arial"/>
                <w:sz w:val="16"/>
                <w:szCs w:val="16"/>
              </w:rPr>
              <w:t xml:space="preserve">See </w:t>
            </w:r>
            <w:hyperlink r:id="rId10" w:history="1">
              <w:r>
                <w:rPr>
                  <w:rStyle w:val="Hyperlink"/>
                  <w:rFonts w:ascii="Arial" w:eastAsia="Times New Roman" w:hAnsi="Arial" w:cs="Arial"/>
                  <w:sz w:val="16"/>
                  <w:szCs w:val="16"/>
                </w:rPr>
                <w:t>http://www.hl7.eu/refactored/tab0062.html</w:t>
              </w:r>
            </w:hyperlink>
            <w:r>
              <w:rPr>
                <w:rFonts w:ascii="Arial" w:eastAsia="Times New Roman" w:hAnsi="Arial" w:cs="Arial"/>
                <w:bCs/>
                <w:sz w:val="16"/>
                <w:szCs w:val="16"/>
              </w:rPr>
              <w:t xml:space="preserve"> for details.</w:t>
            </w:r>
          </w:p>
          <w:p w14:paraId="5F355356" w14:textId="77777777" w:rsidR="005E7342" w:rsidRDefault="005E7342" w:rsidP="00910EC1">
            <w:pPr>
              <w:spacing w:after="0"/>
              <w:rPr>
                <w:rFonts w:ascii="Arial" w:eastAsia="Times New Roman" w:hAnsi="Arial" w:cs="Arial"/>
                <w:bCs/>
                <w:sz w:val="16"/>
                <w:szCs w:val="16"/>
              </w:rPr>
            </w:pPr>
          </w:p>
          <w:p w14:paraId="1BCAF9BD" w14:textId="77777777" w:rsidR="005E7342"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‘01’ (Patient Request)</w:t>
            </w:r>
          </w:p>
          <w:p w14:paraId="54DB85ED" w14:textId="77777777" w:rsidR="005E7342"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‘02’ (Physician Order)</w:t>
            </w:r>
          </w:p>
          <w:p w14:paraId="04ADACC5" w14:textId="77777777" w:rsidR="005E7342"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‘03’ (Census Management)</w:t>
            </w:r>
          </w:p>
          <w:p w14:paraId="15C9A29D" w14:textId="77777777" w:rsidR="005E7342"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‘O’ (Other)</w:t>
            </w:r>
          </w:p>
          <w:p w14:paraId="7370187B" w14:textId="77777777" w:rsidR="005E7342"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‘U’ (Unknown)</w:t>
            </w:r>
          </w:p>
        </w:tc>
      </w:tr>
      <w:tr w:rsidR="005E7342" w:rsidRPr="00455548" w14:paraId="3E7822D6" w14:textId="77777777" w:rsidTr="00910EC1">
        <w:trPr>
          <w:trHeight w:val="350"/>
        </w:trPr>
        <w:tc>
          <w:tcPr>
            <w:tcW w:w="73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94A4B02" w14:textId="77777777" w:rsidR="005E7342" w:rsidRPr="00455548"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5</w:t>
            </w:r>
          </w:p>
        </w:tc>
        <w:tc>
          <w:tcPr>
            <w:tcW w:w="1063" w:type="dxa"/>
            <w:tcBorders>
              <w:top w:val="nil"/>
              <w:left w:val="nil"/>
              <w:bottom w:val="single" w:sz="4" w:space="0" w:color="auto"/>
              <w:right w:val="single" w:sz="4" w:space="0" w:color="auto"/>
            </w:tcBorders>
            <w:shd w:val="clear" w:color="auto" w:fill="BFBFBF" w:themeFill="background1" w:themeFillShade="BF"/>
            <w:vAlign w:val="center"/>
          </w:tcPr>
          <w:p w14:paraId="622C74C6" w14:textId="77777777" w:rsidR="005E7342" w:rsidRPr="00455548" w:rsidRDefault="005E7342" w:rsidP="00910EC1">
            <w:pPr>
              <w:spacing w:after="0"/>
              <w:jc w:val="center"/>
              <w:rPr>
                <w:rFonts w:ascii="Arial" w:eastAsia="Times New Roman" w:hAnsi="Arial" w:cs="Arial"/>
                <w:bCs/>
                <w:sz w:val="16"/>
                <w:szCs w:val="16"/>
              </w:rPr>
            </w:pPr>
          </w:p>
        </w:tc>
        <w:tc>
          <w:tcPr>
            <w:tcW w:w="25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E88C318" w14:textId="77777777" w:rsidR="005E7342" w:rsidRPr="00455548"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Operator ID</w:t>
            </w:r>
          </w:p>
        </w:tc>
        <w:tc>
          <w:tcPr>
            <w:tcW w:w="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FB15087"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250</w:t>
            </w:r>
          </w:p>
        </w:tc>
        <w:tc>
          <w:tcPr>
            <w:tcW w:w="590" w:type="dxa"/>
            <w:tcBorders>
              <w:top w:val="single" w:sz="4" w:space="0" w:color="auto"/>
              <w:left w:val="single" w:sz="4" w:space="0" w:color="auto"/>
              <w:bottom w:val="single" w:sz="4" w:space="0" w:color="auto"/>
              <w:right w:val="nil"/>
            </w:tcBorders>
            <w:shd w:val="clear" w:color="auto" w:fill="BFBFBF" w:themeFill="background1" w:themeFillShade="BF"/>
            <w:vAlign w:val="center"/>
          </w:tcPr>
          <w:p w14:paraId="106B1899"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288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779B58FB" w14:textId="77777777" w:rsidR="005E7342" w:rsidRPr="00455548" w:rsidRDefault="005E7342" w:rsidP="00910EC1">
            <w:pPr>
              <w:spacing w:after="0"/>
              <w:rPr>
                <w:rFonts w:ascii="Arial" w:eastAsia="Times New Roman" w:hAnsi="Arial" w:cs="Arial"/>
                <w:bCs/>
                <w:sz w:val="16"/>
                <w:szCs w:val="16"/>
              </w:rPr>
            </w:pPr>
          </w:p>
        </w:tc>
        <w:tc>
          <w:tcPr>
            <w:tcW w:w="553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1DB18641" w14:textId="77777777" w:rsidR="005E7342" w:rsidRDefault="005E7342" w:rsidP="00910EC1">
            <w:pPr>
              <w:spacing w:after="0"/>
              <w:rPr>
                <w:rFonts w:ascii="Arial" w:eastAsia="Times New Roman" w:hAnsi="Arial" w:cs="Arial"/>
                <w:bCs/>
                <w:sz w:val="16"/>
                <w:szCs w:val="16"/>
              </w:rPr>
            </w:pPr>
          </w:p>
        </w:tc>
      </w:tr>
      <w:tr w:rsidR="005E7342" w:rsidRPr="00455548" w14:paraId="48661AC0" w14:textId="77777777" w:rsidTr="00975B4D">
        <w:trPr>
          <w:trHeight w:val="350"/>
        </w:trPr>
        <w:tc>
          <w:tcPr>
            <w:tcW w:w="737" w:type="dxa"/>
            <w:tcBorders>
              <w:top w:val="nil"/>
              <w:left w:val="double" w:sz="6" w:space="0" w:color="auto"/>
              <w:bottom w:val="single" w:sz="4" w:space="0" w:color="auto"/>
              <w:right w:val="single" w:sz="4" w:space="0" w:color="auto"/>
            </w:tcBorders>
            <w:shd w:val="clear" w:color="auto" w:fill="FFFFFF" w:themeFill="background1"/>
            <w:vAlign w:val="center"/>
          </w:tcPr>
          <w:p w14:paraId="21DD4090"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6</w:t>
            </w:r>
          </w:p>
        </w:tc>
        <w:tc>
          <w:tcPr>
            <w:tcW w:w="1063" w:type="dxa"/>
            <w:tcBorders>
              <w:top w:val="nil"/>
              <w:left w:val="nil"/>
              <w:bottom w:val="single" w:sz="4" w:space="0" w:color="auto"/>
              <w:right w:val="single" w:sz="4" w:space="0" w:color="auto"/>
            </w:tcBorders>
            <w:shd w:val="clear" w:color="auto" w:fill="FFFFFF" w:themeFill="background1"/>
            <w:vAlign w:val="center"/>
          </w:tcPr>
          <w:p w14:paraId="40029F77" w14:textId="77777777" w:rsidR="005E7342" w:rsidRPr="00455548" w:rsidRDefault="005E7342" w:rsidP="00910EC1">
            <w:pPr>
              <w:spacing w:after="0"/>
              <w:jc w:val="center"/>
              <w:rPr>
                <w:rFonts w:ascii="Arial" w:eastAsia="Times New Roman" w:hAnsi="Arial" w:cs="Arial"/>
                <w:bCs/>
                <w:sz w:val="16"/>
                <w:szCs w:val="16"/>
              </w:rPr>
            </w:pPr>
          </w:p>
        </w:tc>
        <w:tc>
          <w:tcPr>
            <w:tcW w:w="250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AC7930" w14:textId="77777777" w:rsidR="005E7342" w:rsidRPr="00455548"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Event Occurred Date/Time</w:t>
            </w:r>
          </w:p>
        </w:tc>
        <w:tc>
          <w:tcPr>
            <w:tcW w:w="62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B201ED"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26</w:t>
            </w:r>
          </w:p>
        </w:tc>
        <w:tc>
          <w:tcPr>
            <w:tcW w:w="590" w:type="dxa"/>
            <w:tcBorders>
              <w:top w:val="single" w:sz="4" w:space="0" w:color="auto"/>
              <w:left w:val="single" w:sz="4" w:space="0" w:color="auto"/>
              <w:bottom w:val="single" w:sz="4" w:space="0" w:color="auto"/>
              <w:right w:val="nil"/>
            </w:tcBorders>
            <w:shd w:val="clear" w:color="auto" w:fill="FFFFFF" w:themeFill="background1"/>
            <w:vAlign w:val="center"/>
          </w:tcPr>
          <w:p w14:paraId="0600B2A0" w14:textId="525C06EF" w:rsidR="005E7342" w:rsidRDefault="007A1FB7" w:rsidP="00910EC1">
            <w:pPr>
              <w:spacing w:after="0"/>
              <w:jc w:val="center"/>
              <w:rPr>
                <w:rFonts w:ascii="Arial" w:eastAsia="Times New Roman" w:hAnsi="Arial" w:cs="Arial"/>
                <w:bCs/>
                <w:sz w:val="16"/>
                <w:szCs w:val="16"/>
              </w:rPr>
            </w:pPr>
            <w:r>
              <w:rPr>
                <w:rFonts w:ascii="Arial" w:eastAsia="Times New Roman" w:hAnsi="Arial" w:cs="Arial"/>
                <w:bCs/>
                <w:sz w:val="16"/>
                <w:szCs w:val="16"/>
              </w:rPr>
              <w:t>O</w:t>
            </w:r>
            <w:r w:rsidR="005E7342">
              <w:rPr>
                <w:rFonts w:ascii="Arial" w:eastAsia="Times New Roman" w:hAnsi="Arial" w:cs="Arial"/>
                <w:bCs/>
                <w:sz w:val="16"/>
                <w:szCs w:val="16"/>
              </w:rPr>
              <w:t>*</w:t>
            </w:r>
          </w:p>
        </w:tc>
        <w:tc>
          <w:tcPr>
            <w:tcW w:w="2880" w:type="dxa"/>
            <w:tcBorders>
              <w:top w:val="nil"/>
              <w:left w:val="single" w:sz="4" w:space="0" w:color="auto"/>
              <w:bottom w:val="single" w:sz="4" w:space="0" w:color="auto"/>
              <w:right w:val="double" w:sz="6" w:space="0" w:color="auto"/>
            </w:tcBorders>
            <w:shd w:val="clear" w:color="auto" w:fill="FFFFFF" w:themeFill="background1"/>
            <w:vAlign w:val="center"/>
          </w:tcPr>
          <w:p w14:paraId="63D14936" w14:textId="77777777" w:rsidR="005E7342" w:rsidRPr="00455548" w:rsidRDefault="005E7342" w:rsidP="00910EC1">
            <w:pPr>
              <w:spacing w:after="0"/>
              <w:rPr>
                <w:rFonts w:ascii="Arial" w:eastAsia="Times New Roman" w:hAnsi="Arial" w:cs="Arial"/>
                <w:bCs/>
                <w:sz w:val="16"/>
                <w:szCs w:val="16"/>
              </w:rPr>
            </w:pPr>
            <w:r w:rsidRPr="00CC216F">
              <w:rPr>
                <w:rFonts w:ascii="Arial" w:eastAsia="Times New Roman" w:hAnsi="Arial" w:cs="Arial"/>
                <w:bCs/>
                <w:sz w:val="16"/>
                <w:szCs w:val="16"/>
              </w:rPr>
              <w:t>CCYYMMDDHHMM-ZZZZ</w:t>
            </w:r>
          </w:p>
        </w:tc>
        <w:tc>
          <w:tcPr>
            <w:tcW w:w="5530" w:type="dxa"/>
            <w:tcBorders>
              <w:top w:val="nil"/>
              <w:left w:val="single" w:sz="4" w:space="0" w:color="auto"/>
              <w:bottom w:val="single" w:sz="4" w:space="0" w:color="auto"/>
              <w:right w:val="double" w:sz="6" w:space="0" w:color="auto"/>
            </w:tcBorders>
            <w:shd w:val="clear" w:color="auto" w:fill="FFFFFF" w:themeFill="background1"/>
            <w:vAlign w:val="center"/>
          </w:tcPr>
          <w:p w14:paraId="6BF59BC7" w14:textId="05CE9EEF" w:rsidR="005E7342" w:rsidRPr="00CD44BA" w:rsidRDefault="009C7BC3" w:rsidP="00910EC1">
            <w:pPr>
              <w:spacing w:after="0"/>
              <w:rPr>
                <w:rFonts w:ascii="Arial" w:eastAsia="Times New Roman" w:hAnsi="Arial" w:cs="Arial"/>
                <w:bCs/>
                <w:sz w:val="16"/>
                <w:szCs w:val="16"/>
              </w:rPr>
            </w:pPr>
            <w:r>
              <w:rPr>
                <w:rFonts w:ascii="Arial" w:eastAsia="Times New Roman" w:hAnsi="Arial" w:cs="Arial"/>
                <w:bCs/>
                <w:sz w:val="16"/>
                <w:szCs w:val="16"/>
              </w:rPr>
              <w:t>For A02 (transfer), indicates the transfer date.</w:t>
            </w:r>
          </w:p>
        </w:tc>
      </w:tr>
      <w:tr w:rsidR="005E7342" w:rsidRPr="00455548" w14:paraId="6316E069" w14:textId="77777777" w:rsidTr="00910EC1">
        <w:trPr>
          <w:trHeight w:val="296"/>
        </w:trPr>
        <w:tc>
          <w:tcPr>
            <w:tcW w:w="73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01D2287" w14:textId="77777777" w:rsidR="005E7342" w:rsidRPr="00455548"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7</w:t>
            </w:r>
          </w:p>
        </w:tc>
        <w:tc>
          <w:tcPr>
            <w:tcW w:w="1063" w:type="dxa"/>
            <w:tcBorders>
              <w:top w:val="nil"/>
              <w:left w:val="nil"/>
              <w:bottom w:val="single" w:sz="4" w:space="0" w:color="auto"/>
              <w:right w:val="single" w:sz="4" w:space="0" w:color="auto"/>
            </w:tcBorders>
            <w:shd w:val="clear" w:color="auto" w:fill="BFBFBF" w:themeFill="background1" w:themeFillShade="BF"/>
            <w:vAlign w:val="center"/>
          </w:tcPr>
          <w:p w14:paraId="48C2424D" w14:textId="77777777" w:rsidR="005E7342" w:rsidRPr="00455548" w:rsidRDefault="005E7342" w:rsidP="00910EC1">
            <w:pPr>
              <w:spacing w:after="0"/>
              <w:jc w:val="center"/>
              <w:rPr>
                <w:rFonts w:ascii="Arial" w:eastAsia="Times New Roman" w:hAnsi="Arial" w:cs="Arial"/>
                <w:bCs/>
                <w:sz w:val="16"/>
                <w:szCs w:val="16"/>
              </w:rPr>
            </w:pPr>
          </w:p>
        </w:tc>
        <w:tc>
          <w:tcPr>
            <w:tcW w:w="250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F7652B8" w14:textId="77777777" w:rsidR="005E7342" w:rsidRPr="00455548"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Event Facility</w:t>
            </w:r>
          </w:p>
        </w:tc>
        <w:tc>
          <w:tcPr>
            <w:tcW w:w="625"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9505960"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180</w:t>
            </w:r>
          </w:p>
        </w:tc>
        <w:tc>
          <w:tcPr>
            <w:tcW w:w="590" w:type="dxa"/>
            <w:tcBorders>
              <w:top w:val="single" w:sz="4" w:space="0" w:color="auto"/>
              <w:left w:val="single" w:sz="4" w:space="0" w:color="auto"/>
              <w:bottom w:val="single" w:sz="4" w:space="0" w:color="auto"/>
              <w:right w:val="nil"/>
            </w:tcBorders>
            <w:shd w:val="clear" w:color="auto" w:fill="BFBFBF" w:themeFill="background1" w:themeFillShade="BF"/>
            <w:vAlign w:val="center"/>
          </w:tcPr>
          <w:p w14:paraId="7A818D5D"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288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571932A7" w14:textId="77777777" w:rsidR="005E7342" w:rsidRPr="00455548" w:rsidRDefault="005E7342" w:rsidP="00910EC1">
            <w:pPr>
              <w:spacing w:after="0"/>
              <w:rPr>
                <w:rFonts w:ascii="Arial" w:eastAsia="Times New Roman" w:hAnsi="Arial" w:cs="Arial"/>
                <w:bCs/>
                <w:sz w:val="16"/>
                <w:szCs w:val="16"/>
              </w:rPr>
            </w:pPr>
          </w:p>
        </w:tc>
        <w:tc>
          <w:tcPr>
            <w:tcW w:w="553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7CB912E5" w14:textId="77777777" w:rsidR="005E7342" w:rsidRDefault="005E7342" w:rsidP="00910EC1">
            <w:pPr>
              <w:spacing w:after="0"/>
              <w:rPr>
                <w:rFonts w:ascii="Arial" w:eastAsia="Times New Roman" w:hAnsi="Arial" w:cs="Arial"/>
                <w:bCs/>
                <w:sz w:val="16"/>
                <w:szCs w:val="16"/>
              </w:rPr>
            </w:pPr>
          </w:p>
        </w:tc>
      </w:tr>
    </w:tbl>
    <w:p w14:paraId="7FAC1AD8" w14:textId="77777777" w:rsidR="005E7342" w:rsidRDefault="005E7342" w:rsidP="005E7342">
      <w:pPr>
        <w:pStyle w:val="Heading2"/>
      </w:pPr>
      <w:r>
        <w:br w:type="page"/>
      </w:r>
    </w:p>
    <w:p w14:paraId="6ACB3E16" w14:textId="77777777" w:rsidR="005E7342" w:rsidRPr="00FC7DE5" w:rsidRDefault="005E7342" w:rsidP="005E7342">
      <w:pPr>
        <w:pStyle w:val="Heading3"/>
      </w:pPr>
      <w:bookmarkStart w:id="273" w:name="_Toc532379654"/>
      <w:bookmarkStart w:id="274" w:name="_Toc20760723"/>
      <w:r w:rsidRPr="00FC7DE5">
        <w:lastRenderedPageBreak/>
        <w:t>PID</w:t>
      </w:r>
      <w:bookmarkEnd w:id="270"/>
      <w:r w:rsidRPr="00FC7DE5">
        <w:t xml:space="preserve"> – Patient Identification</w:t>
      </w:r>
      <w:r>
        <w:t xml:space="preserve"> - HL7 v2.4</w:t>
      </w:r>
      <w:bookmarkEnd w:id="273"/>
      <w:bookmarkEnd w:id="274"/>
    </w:p>
    <w:tbl>
      <w:tblPr>
        <w:tblW w:w="13932" w:type="dxa"/>
        <w:tblInd w:w="85" w:type="dxa"/>
        <w:tblLayout w:type="fixed"/>
        <w:tblLook w:val="04A0" w:firstRow="1" w:lastRow="0" w:firstColumn="1" w:lastColumn="0" w:noHBand="0" w:noVBand="1"/>
      </w:tblPr>
      <w:tblGrid>
        <w:gridCol w:w="679"/>
        <w:gridCol w:w="1230"/>
        <w:gridCol w:w="2213"/>
        <w:gridCol w:w="1890"/>
        <w:gridCol w:w="2074"/>
        <w:gridCol w:w="588"/>
        <w:gridCol w:w="1838"/>
        <w:gridCol w:w="3420"/>
      </w:tblGrid>
      <w:tr w:rsidR="005E7342" w:rsidRPr="001618D6" w14:paraId="08EC6988" w14:textId="77777777" w:rsidTr="00975B4D">
        <w:trPr>
          <w:trHeight w:val="402"/>
          <w:tblHeader/>
        </w:trPr>
        <w:tc>
          <w:tcPr>
            <w:tcW w:w="679" w:type="dxa"/>
            <w:tcBorders>
              <w:top w:val="double" w:sz="6" w:space="0" w:color="auto"/>
              <w:left w:val="double" w:sz="6" w:space="0" w:color="auto"/>
              <w:bottom w:val="single" w:sz="4" w:space="0" w:color="auto"/>
              <w:right w:val="single" w:sz="4" w:space="0" w:color="auto"/>
            </w:tcBorders>
            <w:shd w:val="clear" w:color="auto" w:fill="B4DDFF" w:themeFill="accent6" w:themeFillTint="33"/>
            <w:vAlign w:val="center"/>
            <w:hideMark/>
          </w:tcPr>
          <w:p w14:paraId="1219CD07"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p>
        </w:tc>
        <w:tc>
          <w:tcPr>
            <w:tcW w:w="1230"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02DB42EA"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SUBFIELD</w:t>
            </w:r>
            <w:r>
              <w:rPr>
                <w:rFonts w:ascii="Arial" w:eastAsia="Times New Roman" w:hAnsi="Arial" w:cs="Arial"/>
                <w:b/>
                <w:bCs/>
                <w:sz w:val="16"/>
                <w:szCs w:val="16"/>
              </w:rPr>
              <w:t>(S)</w:t>
            </w:r>
          </w:p>
        </w:tc>
        <w:tc>
          <w:tcPr>
            <w:tcW w:w="2213"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30A2B56B"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ELEMENT NAME</w:t>
            </w:r>
          </w:p>
        </w:tc>
        <w:tc>
          <w:tcPr>
            <w:tcW w:w="1890"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6D169C5E" w14:textId="1E30C461" w:rsidR="005E7342" w:rsidRDefault="009F740C" w:rsidP="009C7BC3">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WellSky</w:t>
            </w:r>
            <w:r w:rsidR="005E7342" w:rsidRPr="00D55512">
              <w:rPr>
                <w:rFonts w:ascii="Arial" w:eastAsia="Times New Roman" w:hAnsi="Arial" w:cs="Arial"/>
                <w:b/>
                <w:bCs/>
                <w:sz w:val="16"/>
                <w:szCs w:val="16"/>
              </w:rPr>
              <w:t xml:space="preserve"> HHH</w:t>
            </w:r>
          </w:p>
          <w:p w14:paraId="1779B278" w14:textId="77777777" w:rsidR="005E7342" w:rsidRPr="001618D6" w:rsidRDefault="005E7342" w:rsidP="009C7BC3">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Field Mapping</w:t>
            </w:r>
          </w:p>
        </w:tc>
        <w:tc>
          <w:tcPr>
            <w:tcW w:w="2074"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32C063DC"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LEN</w:t>
            </w:r>
          </w:p>
        </w:tc>
        <w:tc>
          <w:tcPr>
            <w:tcW w:w="588"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19C3C697"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1838" w:type="dxa"/>
            <w:tcBorders>
              <w:top w:val="double" w:sz="6" w:space="0" w:color="auto"/>
              <w:left w:val="nil"/>
              <w:bottom w:val="single" w:sz="4" w:space="0" w:color="auto"/>
              <w:right w:val="single" w:sz="4" w:space="0" w:color="auto"/>
            </w:tcBorders>
            <w:shd w:val="clear" w:color="auto" w:fill="B4DDFF" w:themeFill="accent6" w:themeFillTint="33"/>
            <w:vAlign w:val="center"/>
            <w:hideMark/>
          </w:tcPr>
          <w:p w14:paraId="06A65644" w14:textId="77777777" w:rsidR="005E7342" w:rsidRPr="001618D6" w:rsidRDefault="005E7342" w:rsidP="00910EC1">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3420" w:type="dxa"/>
            <w:tcBorders>
              <w:top w:val="double" w:sz="6" w:space="0" w:color="auto"/>
              <w:left w:val="nil"/>
              <w:bottom w:val="single" w:sz="4" w:space="0" w:color="auto"/>
              <w:right w:val="double" w:sz="6" w:space="0" w:color="auto"/>
            </w:tcBorders>
            <w:shd w:val="clear" w:color="auto" w:fill="B4DDFF" w:themeFill="accent6" w:themeFillTint="33"/>
            <w:vAlign w:val="center"/>
            <w:hideMark/>
          </w:tcPr>
          <w:p w14:paraId="36482627"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r>
      <w:tr w:rsidR="005E7342" w:rsidRPr="001618D6" w14:paraId="53355582"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70994532"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w:t>
            </w:r>
          </w:p>
        </w:tc>
        <w:tc>
          <w:tcPr>
            <w:tcW w:w="1230" w:type="dxa"/>
            <w:tcBorders>
              <w:top w:val="nil"/>
              <w:left w:val="nil"/>
              <w:bottom w:val="single" w:sz="4" w:space="0" w:color="auto"/>
              <w:right w:val="single" w:sz="4" w:space="0" w:color="auto"/>
            </w:tcBorders>
            <w:shd w:val="clear" w:color="auto" w:fill="FFFFFF" w:themeFill="background1"/>
            <w:vAlign w:val="center"/>
            <w:hideMark/>
          </w:tcPr>
          <w:p w14:paraId="4300713F"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auto" w:fill="FFFFFF" w:themeFill="background1"/>
            <w:vAlign w:val="center"/>
            <w:hideMark/>
          </w:tcPr>
          <w:p w14:paraId="03054EE3"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Set ID</w:t>
            </w:r>
          </w:p>
        </w:tc>
        <w:tc>
          <w:tcPr>
            <w:tcW w:w="1890" w:type="dxa"/>
            <w:tcBorders>
              <w:top w:val="nil"/>
              <w:left w:val="nil"/>
              <w:bottom w:val="single" w:sz="4" w:space="0" w:color="auto"/>
              <w:right w:val="single" w:sz="4" w:space="0" w:color="auto"/>
            </w:tcBorders>
            <w:shd w:val="clear" w:color="auto" w:fill="FFFFFF" w:themeFill="background1"/>
            <w:vAlign w:val="center"/>
            <w:hideMark/>
          </w:tcPr>
          <w:p w14:paraId="7DB01B80" w14:textId="37150492"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FFFFFF" w:themeFill="background1"/>
            <w:vAlign w:val="center"/>
            <w:hideMark/>
          </w:tcPr>
          <w:p w14:paraId="681BF0D1"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4</w:t>
            </w:r>
          </w:p>
        </w:tc>
        <w:tc>
          <w:tcPr>
            <w:tcW w:w="588" w:type="dxa"/>
            <w:tcBorders>
              <w:top w:val="nil"/>
              <w:left w:val="nil"/>
              <w:bottom w:val="single" w:sz="4" w:space="0" w:color="auto"/>
              <w:right w:val="single" w:sz="4" w:space="0" w:color="auto"/>
            </w:tcBorders>
            <w:shd w:val="clear" w:color="auto" w:fill="FFFFFF" w:themeFill="background1"/>
            <w:vAlign w:val="center"/>
            <w:hideMark/>
          </w:tcPr>
          <w:p w14:paraId="12F26150"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1838" w:type="dxa"/>
            <w:tcBorders>
              <w:top w:val="nil"/>
              <w:left w:val="nil"/>
              <w:bottom w:val="single" w:sz="4" w:space="0" w:color="auto"/>
              <w:right w:val="single" w:sz="4" w:space="0" w:color="auto"/>
            </w:tcBorders>
            <w:shd w:val="clear" w:color="auto" w:fill="FFFFFF" w:themeFill="background1"/>
            <w:vAlign w:val="center"/>
            <w:hideMark/>
          </w:tcPr>
          <w:p w14:paraId="778BF64D"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1</w:t>
            </w:r>
          </w:p>
        </w:tc>
        <w:tc>
          <w:tcPr>
            <w:tcW w:w="3420" w:type="dxa"/>
            <w:tcBorders>
              <w:top w:val="nil"/>
              <w:left w:val="nil"/>
              <w:bottom w:val="single" w:sz="4" w:space="0" w:color="auto"/>
              <w:right w:val="double" w:sz="6" w:space="0" w:color="auto"/>
            </w:tcBorders>
            <w:shd w:val="clear" w:color="auto" w:fill="FFFFFF" w:themeFill="background1"/>
            <w:vAlign w:val="center"/>
            <w:hideMark/>
          </w:tcPr>
          <w:p w14:paraId="4F74E9AC"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258FFCE5"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401E36E4"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w:t>
            </w:r>
          </w:p>
        </w:tc>
        <w:tc>
          <w:tcPr>
            <w:tcW w:w="1230" w:type="dxa"/>
            <w:tcBorders>
              <w:top w:val="nil"/>
              <w:left w:val="nil"/>
              <w:bottom w:val="single" w:sz="4" w:space="0" w:color="auto"/>
              <w:right w:val="single" w:sz="4" w:space="0" w:color="auto"/>
            </w:tcBorders>
            <w:shd w:val="clear" w:color="auto" w:fill="BFBFBF" w:themeFill="background1" w:themeFillShade="BF"/>
            <w:vAlign w:val="center"/>
            <w:hideMark/>
          </w:tcPr>
          <w:p w14:paraId="622C9A6C"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auto" w:fill="BFBFBF" w:themeFill="background1" w:themeFillShade="BF"/>
            <w:vAlign w:val="center"/>
            <w:hideMark/>
          </w:tcPr>
          <w:p w14:paraId="642D1A04"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ID</w:t>
            </w:r>
          </w:p>
        </w:tc>
        <w:tc>
          <w:tcPr>
            <w:tcW w:w="1890" w:type="dxa"/>
            <w:tcBorders>
              <w:top w:val="nil"/>
              <w:left w:val="nil"/>
              <w:bottom w:val="single" w:sz="4" w:space="0" w:color="auto"/>
              <w:right w:val="single" w:sz="4" w:space="0" w:color="auto"/>
            </w:tcBorders>
            <w:shd w:val="clear" w:color="auto" w:fill="BFBFBF" w:themeFill="background1" w:themeFillShade="BF"/>
            <w:vAlign w:val="center"/>
            <w:hideMark/>
          </w:tcPr>
          <w:p w14:paraId="314C042A" w14:textId="3C5D2118"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BFBFBF" w:themeFill="background1" w:themeFillShade="BF"/>
            <w:vAlign w:val="center"/>
            <w:hideMark/>
          </w:tcPr>
          <w:p w14:paraId="4C488AA3"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588" w:type="dxa"/>
            <w:tcBorders>
              <w:top w:val="nil"/>
              <w:left w:val="nil"/>
              <w:bottom w:val="single" w:sz="4" w:space="0" w:color="auto"/>
              <w:right w:val="single" w:sz="4" w:space="0" w:color="auto"/>
            </w:tcBorders>
            <w:shd w:val="clear" w:color="auto" w:fill="BFBFBF" w:themeFill="background1" w:themeFillShade="BF"/>
            <w:vAlign w:val="center"/>
            <w:hideMark/>
          </w:tcPr>
          <w:p w14:paraId="15FB5EB7"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auto" w:fill="BFBFBF" w:themeFill="background1" w:themeFillShade="BF"/>
            <w:vAlign w:val="center"/>
            <w:hideMark/>
          </w:tcPr>
          <w:p w14:paraId="676D619A"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auto" w:fill="BFBFBF" w:themeFill="background1" w:themeFillShade="BF"/>
            <w:vAlign w:val="center"/>
            <w:hideMark/>
          </w:tcPr>
          <w:p w14:paraId="6A4649F4"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Deprecated in HL7</w:t>
            </w:r>
            <w:r w:rsidRPr="001618D6">
              <w:rPr>
                <w:rFonts w:ascii="Arial" w:eastAsia="Times New Roman" w:hAnsi="Arial" w:cs="Arial"/>
                <w:sz w:val="16"/>
                <w:szCs w:val="16"/>
              </w:rPr>
              <w:t> </w:t>
            </w:r>
            <w:r>
              <w:rPr>
                <w:rFonts w:ascii="Arial" w:eastAsia="Times New Roman" w:hAnsi="Arial" w:cs="Arial"/>
                <w:sz w:val="16"/>
                <w:szCs w:val="16"/>
              </w:rPr>
              <w:t>2.4</w:t>
            </w:r>
          </w:p>
        </w:tc>
      </w:tr>
      <w:tr w:rsidR="005E7342" w:rsidRPr="001618D6" w14:paraId="419EC75A"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1FE59C35"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3</w:t>
            </w:r>
          </w:p>
        </w:tc>
        <w:tc>
          <w:tcPr>
            <w:tcW w:w="1230" w:type="dxa"/>
            <w:tcBorders>
              <w:top w:val="nil"/>
              <w:left w:val="nil"/>
              <w:bottom w:val="single" w:sz="4" w:space="0" w:color="auto"/>
              <w:right w:val="single" w:sz="4" w:space="0" w:color="auto"/>
            </w:tcBorders>
            <w:shd w:val="clear" w:color="auto" w:fill="auto"/>
            <w:vAlign w:val="center"/>
            <w:hideMark/>
          </w:tcPr>
          <w:p w14:paraId="46A66DE0"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auto" w:fill="auto"/>
            <w:vAlign w:val="center"/>
            <w:hideMark/>
          </w:tcPr>
          <w:p w14:paraId="79D2154B"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Identifier List</w:t>
            </w:r>
          </w:p>
        </w:tc>
        <w:tc>
          <w:tcPr>
            <w:tcW w:w="1890" w:type="dxa"/>
            <w:tcBorders>
              <w:top w:val="nil"/>
              <w:left w:val="nil"/>
              <w:bottom w:val="single" w:sz="4" w:space="0" w:color="auto"/>
              <w:right w:val="single" w:sz="4" w:space="0" w:color="auto"/>
            </w:tcBorders>
            <w:shd w:val="clear" w:color="auto" w:fill="auto"/>
            <w:vAlign w:val="center"/>
          </w:tcPr>
          <w:p w14:paraId="0B87E62B" w14:textId="42C5BDF4" w:rsidR="005E7342" w:rsidRPr="001618D6" w:rsidRDefault="009C7BC3" w:rsidP="009C7BC3">
            <w:pPr>
              <w:spacing w:after="0" w:line="240" w:lineRule="auto"/>
              <w:jc w:val="center"/>
              <w:rPr>
                <w:rFonts w:ascii="Arial" w:eastAsia="Times New Roman" w:hAnsi="Arial" w:cs="Arial"/>
                <w:sz w:val="16"/>
                <w:szCs w:val="16"/>
              </w:rPr>
            </w:pPr>
            <w:r>
              <w:rPr>
                <w:rFonts w:ascii="Arial" w:eastAsia="Times New Roman" w:hAnsi="Arial" w:cs="Arial"/>
                <w:sz w:val="16"/>
                <w:szCs w:val="16"/>
              </w:rPr>
              <w:t>&lt;WellSky ID&gt;</w:t>
            </w:r>
          </w:p>
        </w:tc>
        <w:tc>
          <w:tcPr>
            <w:tcW w:w="2074" w:type="dxa"/>
            <w:tcBorders>
              <w:top w:val="nil"/>
              <w:left w:val="nil"/>
              <w:bottom w:val="single" w:sz="4" w:space="0" w:color="auto"/>
              <w:right w:val="single" w:sz="4" w:space="0" w:color="auto"/>
            </w:tcBorders>
            <w:shd w:val="clear" w:color="auto" w:fill="auto"/>
            <w:vAlign w:val="center"/>
            <w:hideMark/>
          </w:tcPr>
          <w:p w14:paraId="7795C647"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88" w:type="dxa"/>
            <w:tcBorders>
              <w:top w:val="nil"/>
              <w:left w:val="nil"/>
              <w:bottom w:val="single" w:sz="4" w:space="0" w:color="auto"/>
              <w:right w:val="single" w:sz="4" w:space="0" w:color="auto"/>
            </w:tcBorders>
            <w:shd w:val="clear" w:color="auto" w:fill="auto"/>
            <w:vAlign w:val="center"/>
            <w:hideMark/>
          </w:tcPr>
          <w:p w14:paraId="47E476A5"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1838" w:type="dxa"/>
            <w:tcBorders>
              <w:top w:val="nil"/>
              <w:left w:val="nil"/>
              <w:bottom w:val="single" w:sz="4" w:space="0" w:color="auto"/>
              <w:right w:val="single" w:sz="4" w:space="0" w:color="auto"/>
            </w:tcBorders>
            <w:shd w:val="clear" w:color="auto" w:fill="auto"/>
            <w:vAlign w:val="center"/>
            <w:hideMark/>
          </w:tcPr>
          <w:p w14:paraId="22A884AA" w14:textId="602F31B6"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Pr>
                <w:rFonts w:ascii="Arial" w:eastAsia="Times New Roman" w:hAnsi="Arial" w:cs="Arial"/>
                <w:sz w:val="16"/>
                <w:szCs w:val="16"/>
              </w:rPr>
              <w:t>1234</w:t>
            </w:r>
            <w:r w:rsidR="003451B5">
              <w:rPr>
                <w:rFonts w:ascii="Arial" w:eastAsia="Times New Roman" w:hAnsi="Arial" w:cs="Arial"/>
                <w:sz w:val="16"/>
                <w:szCs w:val="16"/>
              </w:rPr>
              <w:t>-567-890</w:t>
            </w:r>
          </w:p>
        </w:tc>
        <w:tc>
          <w:tcPr>
            <w:tcW w:w="3420" w:type="dxa"/>
            <w:tcBorders>
              <w:top w:val="nil"/>
              <w:left w:val="nil"/>
              <w:bottom w:val="single" w:sz="4" w:space="0" w:color="auto"/>
              <w:right w:val="double" w:sz="6" w:space="0" w:color="auto"/>
            </w:tcBorders>
            <w:shd w:val="clear" w:color="auto" w:fill="auto"/>
            <w:vAlign w:val="center"/>
            <w:hideMark/>
          </w:tcPr>
          <w:p w14:paraId="35F636BD" w14:textId="77777777" w:rsidR="005E7342" w:rsidRPr="001618D6" w:rsidRDefault="005E7342" w:rsidP="00910EC1">
            <w:pPr>
              <w:spacing w:after="0" w:line="240" w:lineRule="auto"/>
              <w:jc w:val="center"/>
              <w:rPr>
                <w:rFonts w:ascii="Arial" w:eastAsia="Times New Roman" w:hAnsi="Arial" w:cs="Arial"/>
                <w:sz w:val="16"/>
                <w:szCs w:val="16"/>
              </w:rPr>
            </w:pPr>
          </w:p>
        </w:tc>
      </w:tr>
      <w:tr w:rsidR="005E7342" w:rsidRPr="001618D6" w14:paraId="6182B944" w14:textId="77777777" w:rsidTr="00D12D25">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0352A79C" w14:textId="77777777" w:rsidR="005E7342" w:rsidRPr="009A6182" w:rsidRDefault="005E7342" w:rsidP="00910EC1">
            <w:pPr>
              <w:spacing w:after="0" w:line="240" w:lineRule="auto"/>
              <w:jc w:val="center"/>
              <w:rPr>
                <w:rFonts w:ascii="Arial" w:eastAsia="Times New Roman" w:hAnsi="Arial" w:cs="Arial"/>
                <w:sz w:val="16"/>
                <w:szCs w:val="16"/>
              </w:rPr>
            </w:pPr>
            <w:r w:rsidRPr="009A6182">
              <w:rPr>
                <w:rFonts w:ascii="Arial" w:eastAsia="Times New Roman" w:hAnsi="Arial" w:cs="Arial"/>
                <w:sz w:val="16"/>
                <w:szCs w:val="16"/>
              </w:rPr>
              <w:t>4</w:t>
            </w:r>
          </w:p>
        </w:tc>
        <w:tc>
          <w:tcPr>
            <w:tcW w:w="1230" w:type="dxa"/>
            <w:tcBorders>
              <w:top w:val="nil"/>
              <w:left w:val="nil"/>
              <w:bottom w:val="single" w:sz="4" w:space="0" w:color="auto"/>
              <w:right w:val="single" w:sz="4" w:space="0" w:color="auto"/>
            </w:tcBorders>
            <w:shd w:val="clear" w:color="auto" w:fill="auto"/>
            <w:vAlign w:val="center"/>
            <w:hideMark/>
          </w:tcPr>
          <w:p w14:paraId="14F4ABF8" w14:textId="77777777" w:rsidR="005E7342" w:rsidRPr="00F144E6" w:rsidRDefault="005E7342" w:rsidP="00910EC1">
            <w:pPr>
              <w:spacing w:after="0" w:line="240" w:lineRule="auto"/>
              <w:jc w:val="center"/>
              <w:rPr>
                <w:rFonts w:ascii="Arial" w:eastAsia="Times New Roman" w:hAnsi="Arial" w:cs="Arial"/>
                <w:sz w:val="16"/>
                <w:szCs w:val="16"/>
              </w:rPr>
            </w:pPr>
            <w:r w:rsidRPr="00F144E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auto" w:fill="auto"/>
            <w:vAlign w:val="center"/>
            <w:hideMark/>
          </w:tcPr>
          <w:p w14:paraId="09760797" w14:textId="77777777" w:rsidR="005E7342" w:rsidRPr="00F144E6" w:rsidRDefault="005E7342" w:rsidP="00910EC1">
            <w:pPr>
              <w:spacing w:after="0" w:line="240" w:lineRule="auto"/>
              <w:rPr>
                <w:rFonts w:ascii="Arial" w:eastAsia="Times New Roman" w:hAnsi="Arial" w:cs="Arial"/>
                <w:sz w:val="16"/>
                <w:szCs w:val="16"/>
              </w:rPr>
            </w:pPr>
            <w:r w:rsidRPr="00F144E6">
              <w:rPr>
                <w:rFonts w:ascii="Arial" w:eastAsia="Times New Roman" w:hAnsi="Arial" w:cs="Arial"/>
                <w:sz w:val="16"/>
                <w:szCs w:val="16"/>
              </w:rPr>
              <w:t>Alternate Patient ID - PID</w:t>
            </w:r>
          </w:p>
        </w:tc>
        <w:tc>
          <w:tcPr>
            <w:tcW w:w="1890" w:type="dxa"/>
            <w:tcBorders>
              <w:top w:val="nil"/>
              <w:left w:val="nil"/>
              <w:bottom w:val="single" w:sz="4" w:space="0" w:color="auto"/>
              <w:right w:val="single" w:sz="4" w:space="0" w:color="auto"/>
            </w:tcBorders>
            <w:shd w:val="clear" w:color="auto" w:fill="auto"/>
            <w:vAlign w:val="center"/>
          </w:tcPr>
          <w:p w14:paraId="100DE2B5" w14:textId="09C35E71" w:rsidR="005E7342" w:rsidRPr="00975B4D" w:rsidRDefault="005E7342" w:rsidP="009C7BC3">
            <w:pPr>
              <w:spacing w:after="0" w:line="240" w:lineRule="auto"/>
              <w:jc w:val="center"/>
              <w:rPr>
                <w:rFonts w:ascii="Arial" w:eastAsia="Times New Roman" w:hAnsi="Arial" w:cs="Arial"/>
                <w:b/>
                <w:bCs/>
                <w:color w:val="0070C0"/>
                <w:sz w:val="16"/>
                <w:szCs w:val="16"/>
              </w:rPr>
            </w:pPr>
          </w:p>
        </w:tc>
        <w:tc>
          <w:tcPr>
            <w:tcW w:w="2074" w:type="dxa"/>
            <w:tcBorders>
              <w:top w:val="nil"/>
              <w:left w:val="nil"/>
              <w:bottom w:val="single" w:sz="4" w:space="0" w:color="auto"/>
              <w:right w:val="single" w:sz="4" w:space="0" w:color="auto"/>
            </w:tcBorders>
            <w:shd w:val="clear" w:color="auto" w:fill="auto"/>
            <w:vAlign w:val="center"/>
            <w:hideMark/>
          </w:tcPr>
          <w:p w14:paraId="7FBEEBBA" w14:textId="77777777" w:rsidR="005E7342" w:rsidRPr="009A6182" w:rsidRDefault="005E7342" w:rsidP="00910EC1">
            <w:pPr>
              <w:spacing w:after="0" w:line="240" w:lineRule="auto"/>
              <w:jc w:val="center"/>
              <w:rPr>
                <w:rFonts w:ascii="Arial" w:eastAsia="Times New Roman" w:hAnsi="Arial" w:cs="Arial"/>
                <w:sz w:val="16"/>
                <w:szCs w:val="16"/>
              </w:rPr>
            </w:pPr>
            <w:r w:rsidRPr="009A6182">
              <w:rPr>
                <w:rFonts w:ascii="Arial" w:eastAsia="Times New Roman" w:hAnsi="Arial" w:cs="Arial"/>
                <w:sz w:val="16"/>
                <w:szCs w:val="16"/>
              </w:rPr>
              <w:t>20</w:t>
            </w:r>
          </w:p>
        </w:tc>
        <w:tc>
          <w:tcPr>
            <w:tcW w:w="588" w:type="dxa"/>
            <w:tcBorders>
              <w:top w:val="nil"/>
              <w:left w:val="nil"/>
              <w:bottom w:val="single" w:sz="4" w:space="0" w:color="auto"/>
              <w:right w:val="single" w:sz="4" w:space="0" w:color="auto"/>
            </w:tcBorders>
            <w:shd w:val="clear" w:color="auto" w:fill="auto"/>
            <w:vAlign w:val="center"/>
            <w:hideMark/>
          </w:tcPr>
          <w:p w14:paraId="5A6644B1" w14:textId="71B94A62" w:rsidR="005E7342" w:rsidRPr="001618D6" w:rsidRDefault="00F144E6"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838" w:type="dxa"/>
            <w:tcBorders>
              <w:top w:val="nil"/>
              <w:left w:val="nil"/>
              <w:bottom w:val="single" w:sz="4" w:space="0" w:color="auto"/>
              <w:right w:val="single" w:sz="4" w:space="0" w:color="auto"/>
            </w:tcBorders>
            <w:shd w:val="clear" w:color="auto" w:fill="auto"/>
            <w:vAlign w:val="center"/>
            <w:hideMark/>
          </w:tcPr>
          <w:p w14:paraId="20661989" w14:textId="6C67782D"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auto" w:fill="auto"/>
            <w:vAlign w:val="center"/>
          </w:tcPr>
          <w:p w14:paraId="07EE7171" w14:textId="6A144A31" w:rsidR="005E7342" w:rsidRPr="001618D6" w:rsidRDefault="005E7342" w:rsidP="00975B4D">
            <w:pPr>
              <w:spacing w:after="0" w:line="240" w:lineRule="auto"/>
              <w:rPr>
                <w:rFonts w:ascii="Arial" w:eastAsia="Times New Roman" w:hAnsi="Arial" w:cs="Arial"/>
                <w:sz w:val="16"/>
                <w:szCs w:val="16"/>
              </w:rPr>
            </w:pPr>
          </w:p>
        </w:tc>
      </w:tr>
      <w:tr w:rsidR="005E7342" w:rsidRPr="001618D6" w14:paraId="1B4C0A76"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6F0A4EE6"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5</w:t>
            </w:r>
          </w:p>
        </w:tc>
        <w:tc>
          <w:tcPr>
            <w:tcW w:w="1230" w:type="dxa"/>
            <w:tcBorders>
              <w:top w:val="nil"/>
              <w:left w:val="nil"/>
              <w:bottom w:val="single" w:sz="4" w:space="0" w:color="auto"/>
              <w:right w:val="single" w:sz="4" w:space="0" w:color="auto"/>
            </w:tcBorders>
            <w:shd w:val="clear" w:color="auto" w:fill="auto"/>
            <w:vAlign w:val="center"/>
            <w:hideMark/>
          </w:tcPr>
          <w:p w14:paraId="7981CEA7"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w:t>
            </w:r>
          </w:p>
        </w:tc>
        <w:tc>
          <w:tcPr>
            <w:tcW w:w="2213" w:type="dxa"/>
            <w:tcBorders>
              <w:top w:val="nil"/>
              <w:left w:val="nil"/>
              <w:bottom w:val="single" w:sz="4" w:space="0" w:color="auto"/>
              <w:right w:val="single" w:sz="4" w:space="0" w:color="auto"/>
            </w:tcBorders>
            <w:shd w:val="clear" w:color="auto" w:fill="auto"/>
            <w:vAlign w:val="center"/>
            <w:hideMark/>
          </w:tcPr>
          <w:p w14:paraId="03E1DBAD"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 xml:space="preserve">Patient Name: </w:t>
            </w:r>
            <w:r w:rsidRPr="001618D6">
              <w:rPr>
                <w:rFonts w:ascii="Arial" w:eastAsia="Times New Roman" w:hAnsi="Arial" w:cs="Arial"/>
                <w:sz w:val="16"/>
                <w:szCs w:val="16"/>
              </w:rPr>
              <w:t>Last Name</w:t>
            </w:r>
          </w:p>
        </w:tc>
        <w:tc>
          <w:tcPr>
            <w:tcW w:w="1890" w:type="dxa"/>
            <w:tcBorders>
              <w:top w:val="nil"/>
              <w:left w:val="nil"/>
              <w:bottom w:val="single" w:sz="4" w:space="0" w:color="auto"/>
              <w:right w:val="single" w:sz="4" w:space="0" w:color="auto"/>
            </w:tcBorders>
            <w:shd w:val="clear" w:color="auto" w:fill="auto"/>
            <w:vAlign w:val="center"/>
          </w:tcPr>
          <w:p w14:paraId="0AB52AD5"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auto"/>
            <w:vAlign w:val="center"/>
            <w:hideMark/>
          </w:tcPr>
          <w:p w14:paraId="6338DC95"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588" w:type="dxa"/>
            <w:tcBorders>
              <w:top w:val="nil"/>
              <w:left w:val="nil"/>
              <w:bottom w:val="single" w:sz="4" w:space="0" w:color="auto"/>
              <w:right w:val="single" w:sz="4" w:space="0" w:color="auto"/>
            </w:tcBorders>
            <w:shd w:val="clear" w:color="auto" w:fill="auto"/>
            <w:vAlign w:val="center"/>
            <w:hideMark/>
          </w:tcPr>
          <w:p w14:paraId="17732A9B"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1838" w:type="dxa"/>
            <w:tcBorders>
              <w:top w:val="nil"/>
              <w:left w:val="nil"/>
              <w:bottom w:val="single" w:sz="4" w:space="0" w:color="auto"/>
              <w:right w:val="single" w:sz="4" w:space="0" w:color="auto"/>
            </w:tcBorders>
            <w:shd w:val="clear" w:color="auto" w:fill="auto"/>
            <w:vAlign w:val="center"/>
            <w:hideMark/>
          </w:tcPr>
          <w:p w14:paraId="3836340E" w14:textId="77777777" w:rsidR="005E7342" w:rsidRPr="001618D6" w:rsidRDefault="005E7342" w:rsidP="00910EC1">
            <w:pPr>
              <w:spacing w:after="0" w:line="240" w:lineRule="auto"/>
              <w:rPr>
                <w:rFonts w:ascii="Arial" w:eastAsia="Times New Roman" w:hAnsi="Arial" w:cs="Arial"/>
                <w:sz w:val="16"/>
                <w:szCs w:val="16"/>
              </w:rPr>
            </w:pPr>
            <w:r w:rsidRPr="00BA4D86">
              <w:rPr>
                <w:rFonts w:ascii="Arial" w:eastAsia="Times New Roman" w:hAnsi="Arial" w:cs="Arial"/>
                <w:sz w:val="16"/>
                <w:szCs w:val="16"/>
              </w:rPr>
              <w:t>DUCK</w:t>
            </w: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auto" w:fill="auto"/>
            <w:vAlign w:val="center"/>
            <w:hideMark/>
          </w:tcPr>
          <w:p w14:paraId="1277DC53" w14:textId="77777777" w:rsidR="005E7342" w:rsidRPr="001618D6" w:rsidRDefault="005E7342" w:rsidP="00910EC1">
            <w:pPr>
              <w:spacing w:after="0" w:line="240" w:lineRule="auto"/>
              <w:jc w:val="center"/>
              <w:rPr>
                <w:rFonts w:ascii="Arial" w:eastAsia="Times New Roman" w:hAnsi="Arial" w:cs="Arial"/>
                <w:sz w:val="16"/>
                <w:szCs w:val="16"/>
              </w:rPr>
            </w:pPr>
          </w:p>
        </w:tc>
      </w:tr>
      <w:tr w:rsidR="005E7342" w:rsidRPr="001618D6" w14:paraId="235D92D6"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4F3A0E15"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5</w:t>
            </w:r>
          </w:p>
        </w:tc>
        <w:tc>
          <w:tcPr>
            <w:tcW w:w="1230" w:type="dxa"/>
            <w:tcBorders>
              <w:top w:val="nil"/>
              <w:left w:val="nil"/>
              <w:bottom w:val="single" w:sz="4" w:space="0" w:color="auto"/>
              <w:right w:val="single" w:sz="4" w:space="0" w:color="auto"/>
            </w:tcBorders>
            <w:shd w:val="clear" w:color="auto" w:fill="auto"/>
            <w:vAlign w:val="center"/>
            <w:hideMark/>
          </w:tcPr>
          <w:p w14:paraId="013B24D5"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w:t>
            </w:r>
          </w:p>
        </w:tc>
        <w:tc>
          <w:tcPr>
            <w:tcW w:w="2213" w:type="dxa"/>
            <w:tcBorders>
              <w:top w:val="nil"/>
              <w:left w:val="nil"/>
              <w:bottom w:val="single" w:sz="4" w:space="0" w:color="auto"/>
              <w:right w:val="single" w:sz="4" w:space="0" w:color="auto"/>
            </w:tcBorders>
            <w:shd w:val="clear" w:color="auto" w:fill="auto"/>
            <w:vAlign w:val="center"/>
            <w:hideMark/>
          </w:tcPr>
          <w:p w14:paraId="5500B3C1"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Patient Name:</w:t>
            </w:r>
            <w:r w:rsidRPr="001618D6">
              <w:rPr>
                <w:rFonts w:ascii="Arial" w:eastAsia="Times New Roman" w:hAnsi="Arial" w:cs="Arial"/>
                <w:sz w:val="16"/>
                <w:szCs w:val="16"/>
              </w:rPr>
              <w:t xml:space="preserve"> First Name</w:t>
            </w:r>
          </w:p>
        </w:tc>
        <w:tc>
          <w:tcPr>
            <w:tcW w:w="1890" w:type="dxa"/>
            <w:tcBorders>
              <w:top w:val="nil"/>
              <w:left w:val="nil"/>
              <w:bottom w:val="single" w:sz="4" w:space="0" w:color="auto"/>
              <w:right w:val="single" w:sz="4" w:space="0" w:color="auto"/>
            </w:tcBorders>
            <w:shd w:val="clear" w:color="auto" w:fill="auto"/>
            <w:vAlign w:val="center"/>
          </w:tcPr>
          <w:p w14:paraId="16FCCBAF"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auto"/>
            <w:vAlign w:val="center"/>
            <w:hideMark/>
          </w:tcPr>
          <w:p w14:paraId="7B1EABF9"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588" w:type="dxa"/>
            <w:tcBorders>
              <w:top w:val="nil"/>
              <w:left w:val="nil"/>
              <w:bottom w:val="single" w:sz="4" w:space="0" w:color="auto"/>
              <w:right w:val="single" w:sz="4" w:space="0" w:color="auto"/>
            </w:tcBorders>
            <w:shd w:val="clear" w:color="auto" w:fill="auto"/>
            <w:vAlign w:val="center"/>
            <w:hideMark/>
          </w:tcPr>
          <w:p w14:paraId="62B86086"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R</w:t>
            </w:r>
          </w:p>
        </w:tc>
        <w:tc>
          <w:tcPr>
            <w:tcW w:w="1838" w:type="dxa"/>
            <w:tcBorders>
              <w:top w:val="nil"/>
              <w:left w:val="nil"/>
              <w:bottom w:val="single" w:sz="4" w:space="0" w:color="auto"/>
              <w:right w:val="single" w:sz="4" w:space="0" w:color="auto"/>
            </w:tcBorders>
            <w:shd w:val="clear" w:color="auto" w:fill="auto"/>
            <w:vAlign w:val="center"/>
            <w:hideMark/>
          </w:tcPr>
          <w:p w14:paraId="565BD244" w14:textId="77777777" w:rsidR="005E7342" w:rsidRPr="001618D6" w:rsidRDefault="005E7342" w:rsidP="00910EC1">
            <w:pPr>
              <w:spacing w:after="0" w:line="240" w:lineRule="auto"/>
              <w:rPr>
                <w:rFonts w:ascii="Arial" w:eastAsia="Times New Roman" w:hAnsi="Arial" w:cs="Arial"/>
                <w:sz w:val="16"/>
                <w:szCs w:val="16"/>
              </w:rPr>
            </w:pPr>
            <w:r w:rsidRPr="00BA4D86">
              <w:rPr>
                <w:rFonts w:ascii="Arial" w:eastAsia="Times New Roman" w:hAnsi="Arial" w:cs="Arial"/>
                <w:sz w:val="16"/>
                <w:szCs w:val="16"/>
              </w:rPr>
              <w:t>DONALD</w:t>
            </w: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auto" w:fill="auto"/>
            <w:vAlign w:val="center"/>
            <w:hideMark/>
          </w:tcPr>
          <w:p w14:paraId="1B9E4F86" w14:textId="77777777" w:rsidR="005E7342" w:rsidRPr="001618D6" w:rsidRDefault="005E7342" w:rsidP="00910EC1">
            <w:pPr>
              <w:spacing w:after="0" w:line="240" w:lineRule="auto"/>
              <w:jc w:val="center"/>
              <w:rPr>
                <w:rFonts w:ascii="Arial" w:eastAsia="Times New Roman" w:hAnsi="Arial" w:cs="Arial"/>
                <w:sz w:val="16"/>
                <w:szCs w:val="16"/>
              </w:rPr>
            </w:pPr>
          </w:p>
        </w:tc>
      </w:tr>
      <w:tr w:rsidR="005E7342" w:rsidRPr="001618D6" w14:paraId="36320754"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57D6D656"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5</w:t>
            </w:r>
          </w:p>
        </w:tc>
        <w:tc>
          <w:tcPr>
            <w:tcW w:w="1230" w:type="dxa"/>
            <w:tcBorders>
              <w:top w:val="nil"/>
              <w:left w:val="nil"/>
              <w:bottom w:val="single" w:sz="4" w:space="0" w:color="auto"/>
              <w:right w:val="single" w:sz="4" w:space="0" w:color="auto"/>
            </w:tcBorders>
            <w:shd w:val="clear" w:color="auto" w:fill="auto"/>
            <w:vAlign w:val="center"/>
            <w:hideMark/>
          </w:tcPr>
          <w:p w14:paraId="67E97CBA"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3</w:t>
            </w:r>
          </w:p>
        </w:tc>
        <w:tc>
          <w:tcPr>
            <w:tcW w:w="2213" w:type="dxa"/>
            <w:tcBorders>
              <w:top w:val="nil"/>
              <w:left w:val="nil"/>
              <w:bottom w:val="single" w:sz="4" w:space="0" w:color="auto"/>
              <w:right w:val="single" w:sz="4" w:space="0" w:color="auto"/>
            </w:tcBorders>
            <w:shd w:val="clear" w:color="auto" w:fill="auto"/>
            <w:vAlign w:val="center"/>
            <w:hideMark/>
          </w:tcPr>
          <w:p w14:paraId="0362E376"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Patient Name: Middle Name</w:t>
            </w:r>
          </w:p>
        </w:tc>
        <w:tc>
          <w:tcPr>
            <w:tcW w:w="1890" w:type="dxa"/>
            <w:tcBorders>
              <w:top w:val="nil"/>
              <w:left w:val="nil"/>
              <w:bottom w:val="single" w:sz="4" w:space="0" w:color="auto"/>
              <w:right w:val="single" w:sz="4" w:space="0" w:color="auto"/>
            </w:tcBorders>
            <w:shd w:val="clear" w:color="auto" w:fill="auto"/>
            <w:vAlign w:val="center"/>
          </w:tcPr>
          <w:p w14:paraId="03BCCAF6"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auto"/>
            <w:vAlign w:val="center"/>
            <w:hideMark/>
          </w:tcPr>
          <w:p w14:paraId="7CC2EF78"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588" w:type="dxa"/>
            <w:tcBorders>
              <w:top w:val="nil"/>
              <w:left w:val="nil"/>
              <w:bottom w:val="single" w:sz="4" w:space="0" w:color="auto"/>
              <w:right w:val="single" w:sz="4" w:space="0" w:color="auto"/>
            </w:tcBorders>
            <w:shd w:val="clear" w:color="auto" w:fill="auto"/>
            <w:vAlign w:val="center"/>
            <w:hideMark/>
          </w:tcPr>
          <w:p w14:paraId="5D69BFF5"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838" w:type="dxa"/>
            <w:tcBorders>
              <w:top w:val="nil"/>
              <w:left w:val="nil"/>
              <w:bottom w:val="single" w:sz="4" w:space="0" w:color="auto"/>
              <w:right w:val="single" w:sz="4" w:space="0" w:color="auto"/>
            </w:tcBorders>
            <w:shd w:val="clear" w:color="auto" w:fill="auto"/>
            <w:vAlign w:val="center"/>
            <w:hideMark/>
          </w:tcPr>
          <w:p w14:paraId="3CF61377" w14:textId="77777777" w:rsidR="005E7342" w:rsidRPr="001618D6" w:rsidRDefault="005E7342" w:rsidP="00910EC1">
            <w:pPr>
              <w:spacing w:after="0" w:line="240" w:lineRule="auto"/>
              <w:rPr>
                <w:rFonts w:ascii="Arial" w:eastAsia="Times New Roman" w:hAnsi="Arial" w:cs="Arial"/>
                <w:sz w:val="16"/>
                <w:szCs w:val="16"/>
              </w:rPr>
            </w:pPr>
            <w:r w:rsidRPr="00BA4D86">
              <w:rPr>
                <w:rFonts w:ascii="Arial" w:eastAsia="Times New Roman" w:hAnsi="Arial" w:cs="Arial"/>
                <w:sz w:val="16"/>
                <w:szCs w:val="16"/>
              </w:rPr>
              <w:t>OSWALD</w:t>
            </w:r>
          </w:p>
        </w:tc>
        <w:tc>
          <w:tcPr>
            <w:tcW w:w="3420" w:type="dxa"/>
            <w:tcBorders>
              <w:top w:val="nil"/>
              <w:left w:val="nil"/>
              <w:bottom w:val="single" w:sz="4" w:space="0" w:color="auto"/>
              <w:right w:val="double" w:sz="6" w:space="0" w:color="auto"/>
            </w:tcBorders>
            <w:shd w:val="clear" w:color="auto" w:fill="auto"/>
            <w:vAlign w:val="center"/>
            <w:hideMark/>
          </w:tcPr>
          <w:p w14:paraId="47558091" w14:textId="77777777" w:rsidR="005E7342" w:rsidRPr="001618D6" w:rsidRDefault="005E7342" w:rsidP="00910EC1">
            <w:pPr>
              <w:spacing w:after="0" w:line="240" w:lineRule="auto"/>
              <w:jc w:val="center"/>
              <w:rPr>
                <w:rFonts w:ascii="Arial" w:eastAsia="Times New Roman" w:hAnsi="Arial" w:cs="Arial"/>
                <w:sz w:val="16"/>
                <w:szCs w:val="16"/>
              </w:rPr>
            </w:pPr>
          </w:p>
        </w:tc>
      </w:tr>
      <w:tr w:rsidR="005E7342" w:rsidRPr="001618D6" w14:paraId="64780CA0"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384FF463"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5</w:t>
            </w:r>
          </w:p>
        </w:tc>
        <w:tc>
          <w:tcPr>
            <w:tcW w:w="1230" w:type="dxa"/>
            <w:tcBorders>
              <w:top w:val="nil"/>
              <w:left w:val="nil"/>
              <w:bottom w:val="single" w:sz="4" w:space="0" w:color="auto"/>
              <w:right w:val="single" w:sz="4" w:space="0" w:color="auto"/>
            </w:tcBorders>
            <w:shd w:val="clear" w:color="auto" w:fill="BFBFBF" w:themeFill="background1" w:themeFillShade="BF"/>
            <w:vAlign w:val="center"/>
            <w:hideMark/>
          </w:tcPr>
          <w:p w14:paraId="6E5F4FC1"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4</w:t>
            </w:r>
          </w:p>
        </w:tc>
        <w:tc>
          <w:tcPr>
            <w:tcW w:w="2213" w:type="dxa"/>
            <w:tcBorders>
              <w:top w:val="nil"/>
              <w:left w:val="nil"/>
              <w:bottom w:val="single" w:sz="4" w:space="0" w:color="auto"/>
              <w:right w:val="single" w:sz="4" w:space="0" w:color="auto"/>
            </w:tcBorders>
            <w:shd w:val="clear" w:color="auto" w:fill="BFBFBF" w:themeFill="background1" w:themeFillShade="BF"/>
            <w:vAlign w:val="center"/>
            <w:hideMark/>
          </w:tcPr>
          <w:p w14:paraId="59839E7D"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Patient Name:</w:t>
            </w:r>
            <w:r w:rsidRPr="001618D6">
              <w:rPr>
                <w:rFonts w:ascii="Arial" w:eastAsia="Times New Roman" w:hAnsi="Arial" w:cs="Arial"/>
                <w:sz w:val="16"/>
                <w:szCs w:val="16"/>
              </w:rPr>
              <w:t xml:space="preserve"> </w:t>
            </w:r>
            <w:r>
              <w:rPr>
                <w:rFonts w:ascii="Arial" w:eastAsia="Times New Roman" w:hAnsi="Arial" w:cs="Arial"/>
                <w:sz w:val="16"/>
                <w:szCs w:val="16"/>
              </w:rPr>
              <w:t>S</w:t>
            </w:r>
            <w:r w:rsidRPr="001618D6">
              <w:rPr>
                <w:rFonts w:ascii="Arial" w:eastAsia="Times New Roman" w:hAnsi="Arial" w:cs="Arial"/>
                <w:sz w:val="16"/>
                <w:szCs w:val="16"/>
              </w:rPr>
              <w:t>uffix</w:t>
            </w:r>
          </w:p>
        </w:tc>
        <w:tc>
          <w:tcPr>
            <w:tcW w:w="1890" w:type="dxa"/>
            <w:tcBorders>
              <w:top w:val="nil"/>
              <w:left w:val="nil"/>
              <w:bottom w:val="single" w:sz="4" w:space="0" w:color="auto"/>
              <w:right w:val="single" w:sz="4" w:space="0" w:color="auto"/>
            </w:tcBorders>
            <w:shd w:val="clear" w:color="auto" w:fill="BFBFBF" w:themeFill="background1" w:themeFillShade="BF"/>
            <w:vAlign w:val="center"/>
          </w:tcPr>
          <w:p w14:paraId="29641986"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BFBFBF" w:themeFill="background1" w:themeFillShade="BF"/>
            <w:vAlign w:val="center"/>
            <w:hideMark/>
          </w:tcPr>
          <w:p w14:paraId="0033E3AE"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588" w:type="dxa"/>
            <w:tcBorders>
              <w:top w:val="nil"/>
              <w:left w:val="nil"/>
              <w:bottom w:val="single" w:sz="4" w:space="0" w:color="auto"/>
              <w:right w:val="single" w:sz="4" w:space="0" w:color="auto"/>
            </w:tcBorders>
            <w:shd w:val="clear" w:color="auto" w:fill="BFBFBF" w:themeFill="background1" w:themeFillShade="BF"/>
            <w:vAlign w:val="center"/>
            <w:hideMark/>
          </w:tcPr>
          <w:p w14:paraId="61B22DF3"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auto" w:fill="BFBFBF" w:themeFill="background1" w:themeFillShade="BF"/>
            <w:vAlign w:val="center"/>
            <w:hideMark/>
          </w:tcPr>
          <w:p w14:paraId="0B99B5C6"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Pr>
                <w:rFonts w:ascii="Arial" w:eastAsia="Times New Roman" w:hAnsi="Arial" w:cs="Arial"/>
                <w:sz w:val="16"/>
                <w:szCs w:val="16"/>
              </w:rPr>
              <w:t>III</w:t>
            </w:r>
          </w:p>
        </w:tc>
        <w:tc>
          <w:tcPr>
            <w:tcW w:w="3420" w:type="dxa"/>
            <w:tcBorders>
              <w:top w:val="nil"/>
              <w:left w:val="nil"/>
              <w:bottom w:val="single" w:sz="4" w:space="0" w:color="auto"/>
              <w:right w:val="double" w:sz="6" w:space="0" w:color="auto"/>
            </w:tcBorders>
            <w:shd w:val="clear" w:color="auto" w:fill="BFBFBF" w:themeFill="background1" w:themeFillShade="BF"/>
            <w:vAlign w:val="center"/>
            <w:hideMark/>
          </w:tcPr>
          <w:p w14:paraId="22DF1D69" w14:textId="77777777" w:rsidR="005E7342" w:rsidRPr="001618D6" w:rsidRDefault="005E7342" w:rsidP="00910EC1">
            <w:pPr>
              <w:spacing w:after="0" w:line="240" w:lineRule="auto"/>
              <w:jc w:val="center"/>
              <w:rPr>
                <w:rFonts w:ascii="Arial" w:eastAsia="Times New Roman" w:hAnsi="Arial" w:cs="Arial"/>
                <w:sz w:val="16"/>
                <w:szCs w:val="16"/>
              </w:rPr>
            </w:pPr>
          </w:p>
        </w:tc>
      </w:tr>
      <w:tr w:rsidR="005E7342" w:rsidRPr="001618D6" w14:paraId="6BA4653F"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6C893AE7"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1230" w:type="dxa"/>
            <w:tcBorders>
              <w:top w:val="nil"/>
              <w:left w:val="nil"/>
              <w:bottom w:val="single" w:sz="4" w:space="0" w:color="auto"/>
              <w:right w:val="single" w:sz="4" w:space="0" w:color="auto"/>
            </w:tcBorders>
            <w:shd w:val="clear" w:color="auto" w:fill="BFBFBF" w:themeFill="background1" w:themeFillShade="BF"/>
            <w:vAlign w:val="center"/>
            <w:hideMark/>
          </w:tcPr>
          <w:p w14:paraId="67A59585"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2213" w:type="dxa"/>
            <w:tcBorders>
              <w:top w:val="nil"/>
              <w:left w:val="nil"/>
              <w:bottom w:val="single" w:sz="4" w:space="0" w:color="auto"/>
              <w:right w:val="single" w:sz="4" w:space="0" w:color="auto"/>
            </w:tcBorders>
            <w:shd w:val="clear" w:color="auto" w:fill="BFBFBF" w:themeFill="background1" w:themeFillShade="BF"/>
            <w:vAlign w:val="center"/>
            <w:hideMark/>
          </w:tcPr>
          <w:p w14:paraId="5665F4D8"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Patient Name: Prefix</w:t>
            </w:r>
          </w:p>
        </w:tc>
        <w:tc>
          <w:tcPr>
            <w:tcW w:w="1890" w:type="dxa"/>
            <w:tcBorders>
              <w:top w:val="nil"/>
              <w:left w:val="nil"/>
              <w:bottom w:val="single" w:sz="4" w:space="0" w:color="auto"/>
              <w:right w:val="single" w:sz="4" w:space="0" w:color="auto"/>
            </w:tcBorders>
            <w:shd w:val="clear" w:color="auto" w:fill="BFBFBF" w:themeFill="background1" w:themeFillShade="BF"/>
            <w:vAlign w:val="center"/>
          </w:tcPr>
          <w:p w14:paraId="206EE108"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BFBFBF" w:themeFill="background1" w:themeFillShade="BF"/>
            <w:vAlign w:val="center"/>
            <w:hideMark/>
          </w:tcPr>
          <w:p w14:paraId="58BBAC39"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588" w:type="dxa"/>
            <w:tcBorders>
              <w:top w:val="nil"/>
              <w:left w:val="nil"/>
              <w:bottom w:val="single" w:sz="4" w:space="0" w:color="auto"/>
              <w:right w:val="single" w:sz="4" w:space="0" w:color="auto"/>
            </w:tcBorders>
            <w:shd w:val="clear" w:color="auto" w:fill="BFBFBF" w:themeFill="background1" w:themeFillShade="BF"/>
            <w:vAlign w:val="center"/>
            <w:hideMark/>
          </w:tcPr>
          <w:p w14:paraId="32CAE904"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auto" w:fill="BFBFBF" w:themeFill="background1" w:themeFillShade="BF"/>
            <w:vAlign w:val="center"/>
            <w:hideMark/>
          </w:tcPr>
          <w:p w14:paraId="2D59FDEB"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Pr>
                <w:rFonts w:ascii="Arial" w:eastAsia="Times New Roman" w:hAnsi="Arial" w:cs="Arial"/>
                <w:sz w:val="16"/>
                <w:szCs w:val="16"/>
              </w:rPr>
              <w:t>Sir</w:t>
            </w:r>
          </w:p>
        </w:tc>
        <w:tc>
          <w:tcPr>
            <w:tcW w:w="3420" w:type="dxa"/>
            <w:tcBorders>
              <w:top w:val="nil"/>
              <w:left w:val="nil"/>
              <w:bottom w:val="single" w:sz="4" w:space="0" w:color="auto"/>
              <w:right w:val="double" w:sz="6" w:space="0" w:color="auto"/>
            </w:tcBorders>
            <w:shd w:val="clear" w:color="auto" w:fill="BFBFBF" w:themeFill="background1" w:themeFillShade="BF"/>
            <w:vAlign w:val="center"/>
            <w:hideMark/>
          </w:tcPr>
          <w:p w14:paraId="706EF470"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13F65874"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CCD05C5"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1230" w:type="dxa"/>
            <w:tcBorders>
              <w:top w:val="nil"/>
              <w:left w:val="nil"/>
              <w:bottom w:val="single" w:sz="4" w:space="0" w:color="auto"/>
              <w:right w:val="single" w:sz="4" w:space="0" w:color="auto"/>
            </w:tcBorders>
            <w:shd w:val="clear" w:color="auto" w:fill="BFBFBF" w:themeFill="background1" w:themeFillShade="BF"/>
            <w:vAlign w:val="center"/>
          </w:tcPr>
          <w:p w14:paraId="00630EFE"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6 - 11</w:t>
            </w:r>
          </w:p>
        </w:tc>
        <w:tc>
          <w:tcPr>
            <w:tcW w:w="2213" w:type="dxa"/>
            <w:tcBorders>
              <w:top w:val="nil"/>
              <w:left w:val="nil"/>
              <w:bottom w:val="single" w:sz="4" w:space="0" w:color="auto"/>
              <w:right w:val="single" w:sz="4" w:space="0" w:color="auto"/>
            </w:tcBorders>
            <w:shd w:val="clear" w:color="auto" w:fill="BFBFBF" w:themeFill="background1" w:themeFillShade="BF"/>
            <w:vAlign w:val="center"/>
          </w:tcPr>
          <w:p w14:paraId="7342D121"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&lt;multiple sub-fields&gt;</w:t>
            </w:r>
          </w:p>
        </w:tc>
        <w:tc>
          <w:tcPr>
            <w:tcW w:w="1890" w:type="dxa"/>
            <w:tcBorders>
              <w:top w:val="nil"/>
              <w:left w:val="nil"/>
              <w:bottom w:val="single" w:sz="4" w:space="0" w:color="auto"/>
              <w:right w:val="single" w:sz="4" w:space="0" w:color="auto"/>
            </w:tcBorders>
            <w:shd w:val="clear" w:color="auto" w:fill="BFBFBF" w:themeFill="background1" w:themeFillShade="BF"/>
            <w:vAlign w:val="center"/>
          </w:tcPr>
          <w:p w14:paraId="655DDB4B"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BFBFBF" w:themeFill="background1" w:themeFillShade="BF"/>
            <w:vAlign w:val="center"/>
          </w:tcPr>
          <w:p w14:paraId="5CB2C1A8" w14:textId="77777777" w:rsidR="005E7342" w:rsidRPr="001618D6" w:rsidRDefault="005E7342" w:rsidP="00910EC1">
            <w:pPr>
              <w:spacing w:after="0" w:line="240" w:lineRule="auto"/>
              <w:jc w:val="center"/>
              <w:rPr>
                <w:rFonts w:ascii="Arial" w:eastAsia="Times New Roman" w:hAnsi="Arial" w:cs="Arial"/>
                <w:sz w:val="16"/>
                <w:szCs w:val="16"/>
              </w:rPr>
            </w:pPr>
          </w:p>
        </w:tc>
        <w:tc>
          <w:tcPr>
            <w:tcW w:w="588" w:type="dxa"/>
            <w:tcBorders>
              <w:top w:val="nil"/>
              <w:left w:val="nil"/>
              <w:bottom w:val="single" w:sz="4" w:space="0" w:color="auto"/>
              <w:right w:val="single" w:sz="4" w:space="0" w:color="auto"/>
            </w:tcBorders>
            <w:shd w:val="clear" w:color="auto" w:fill="BFBFBF" w:themeFill="background1" w:themeFillShade="BF"/>
            <w:vAlign w:val="center"/>
          </w:tcPr>
          <w:p w14:paraId="50BC3C12"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auto" w:fill="BFBFBF" w:themeFill="background1" w:themeFillShade="BF"/>
            <w:vAlign w:val="center"/>
          </w:tcPr>
          <w:p w14:paraId="605969E9" w14:textId="77777777"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auto" w:fill="BFBFBF" w:themeFill="background1" w:themeFillShade="BF"/>
            <w:vAlign w:val="center"/>
          </w:tcPr>
          <w:p w14:paraId="6140F4A5" w14:textId="77777777" w:rsidR="005E7342" w:rsidRPr="001618D6" w:rsidRDefault="005E7342" w:rsidP="00910EC1">
            <w:pPr>
              <w:spacing w:after="0" w:line="240" w:lineRule="auto"/>
              <w:jc w:val="center"/>
              <w:rPr>
                <w:rFonts w:ascii="Arial" w:eastAsia="Times New Roman" w:hAnsi="Arial" w:cs="Arial"/>
                <w:sz w:val="16"/>
                <w:szCs w:val="16"/>
              </w:rPr>
            </w:pPr>
          </w:p>
        </w:tc>
      </w:tr>
      <w:tr w:rsidR="005E7342" w:rsidRPr="001618D6" w14:paraId="6F7B50C3"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CAC0CF1"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1230" w:type="dxa"/>
            <w:tcBorders>
              <w:top w:val="nil"/>
              <w:left w:val="nil"/>
              <w:bottom w:val="single" w:sz="4" w:space="0" w:color="auto"/>
              <w:right w:val="single" w:sz="4" w:space="0" w:color="auto"/>
            </w:tcBorders>
            <w:shd w:val="clear" w:color="auto" w:fill="BFBFBF" w:themeFill="background1" w:themeFillShade="BF"/>
            <w:vAlign w:val="center"/>
          </w:tcPr>
          <w:p w14:paraId="1F79593D" w14:textId="77777777" w:rsidR="005E7342" w:rsidRPr="001618D6" w:rsidRDefault="005E7342" w:rsidP="00910EC1">
            <w:pPr>
              <w:spacing w:after="0" w:line="240" w:lineRule="auto"/>
              <w:jc w:val="center"/>
              <w:rPr>
                <w:rFonts w:ascii="Arial" w:eastAsia="Times New Roman" w:hAnsi="Arial" w:cs="Arial"/>
                <w:sz w:val="16"/>
                <w:szCs w:val="16"/>
              </w:rPr>
            </w:pPr>
          </w:p>
        </w:tc>
        <w:tc>
          <w:tcPr>
            <w:tcW w:w="2213" w:type="dxa"/>
            <w:tcBorders>
              <w:top w:val="nil"/>
              <w:left w:val="nil"/>
              <w:bottom w:val="single" w:sz="4" w:space="0" w:color="auto"/>
              <w:right w:val="single" w:sz="4" w:space="0" w:color="auto"/>
            </w:tcBorders>
            <w:shd w:val="clear" w:color="auto" w:fill="BFBFBF" w:themeFill="background1" w:themeFillShade="BF"/>
            <w:vAlign w:val="center"/>
          </w:tcPr>
          <w:p w14:paraId="0D612AFE"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Mother’s Maiden Name</w:t>
            </w:r>
          </w:p>
        </w:tc>
        <w:tc>
          <w:tcPr>
            <w:tcW w:w="1890" w:type="dxa"/>
            <w:tcBorders>
              <w:top w:val="nil"/>
              <w:left w:val="nil"/>
              <w:bottom w:val="single" w:sz="4" w:space="0" w:color="auto"/>
              <w:right w:val="single" w:sz="4" w:space="0" w:color="auto"/>
            </w:tcBorders>
            <w:shd w:val="clear" w:color="auto" w:fill="BFBFBF" w:themeFill="background1" w:themeFillShade="BF"/>
            <w:vAlign w:val="center"/>
          </w:tcPr>
          <w:p w14:paraId="63BAFDBB"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BFBFBF" w:themeFill="background1" w:themeFillShade="BF"/>
            <w:vAlign w:val="center"/>
          </w:tcPr>
          <w:p w14:paraId="17A4D643" w14:textId="77777777" w:rsidR="005E7342" w:rsidRPr="001618D6" w:rsidRDefault="005E7342" w:rsidP="00910EC1">
            <w:pPr>
              <w:spacing w:after="0" w:line="240" w:lineRule="auto"/>
              <w:jc w:val="center"/>
              <w:rPr>
                <w:rFonts w:ascii="Arial" w:eastAsia="Times New Roman" w:hAnsi="Arial" w:cs="Arial"/>
                <w:sz w:val="16"/>
                <w:szCs w:val="16"/>
              </w:rPr>
            </w:pPr>
          </w:p>
        </w:tc>
        <w:tc>
          <w:tcPr>
            <w:tcW w:w="588" w:type="dxa"/>
            <w:tcBorders>
              <w:top w:val="nil"/>
              <w:left w:val="nil"/>
              <w:bottom w:val="single" w:sz="4" w:space="0" w:color="auto"/>
              <w:right w:val="single" w:sz="4" w:space="0" w:color="auto"/>
            </w:tcBorders>
            <w:shd w:val="clear" w:color="auto" w:fill="BFBFBF" w:themeFill="background1" w:themeFillShade="BF"/>
            <w:vAlign w:val="center"/>
          </w:tcPr>
          <w:p w14:paraId="29BC8E53"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auto" w:fill="BFBFBF" w:themeFill="background1" w:themeFillShade="BF"/>
            <w:vAlign w:val="center"/>
          </w:tcPr>
          <w:p w14:paraId="41ACD2A8" w14:textId="77777777"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auto" w:fill="BFBFBF" w:themeFill="background1" w:themeFillShade="BF"/>
            <w:vAlign w:val="center"/>
          </w:tcPr>
          <w:p w14:paraId="1E1A3BF8" w14:textId="77777777" w:rsidR="005E7342" w:rsidRPr="001618D6" w:rsidRDefault="005E7342" w:rsidP="00910EC1">
            <w:pPr>
              <w:spacing w:after="0" w:line="240" w:lineRule="auto"/>
              <w:jc w:val="center"/>
              <w:rPr>
                <w:rFonts w:ascii="Arial" w:eastAsia="Times New Roman" w:hAnsi="Arial" w:cs="Arial"/>
                <w:sz w:val="16"/>
                <w:szCs w:val="16"/>
              </w:rPr>
            </w:pPr>
          </w:p>
        </w:tc>
      </w:tr>
      <w:tr w:rsidR="005E7342" w:rsidRPr="001618D6" w14:paraId="0B900240"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68D64777"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7</w:t>
            </w:r>
          </w:p>
        </w:tc>
        <w:tc>
          <w:tcPr>
            <w:tcW w:w="1230" w:type="dxa"/>
            <w:tcBorders>
              <w:top w:val="nil"/>
              <w:left w:val="nil"/>
              <w:bottom w:val="single" w:sz="4" w:space="0" w:color="auto"/>
              <w:right w:val="single" w:sz="4" w:space="0" w:color="auto"/>
            </w:tcBorders>
            <w:shd w:val="clear" w:color="auto" w:fill="auto"/>
            <w:vAlign w:val="center"/>
            <w:hideMark/>
          </w:tcPr>
          <w:p w14:paraId="7F809F88"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auto" w:fill="auto"/>
            <w:vAlign w:val="center"/>
            <w:hideMark/>
          </w:tcPr>
          <w:p w14:paraId="0475158D"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Date/Time of Birth</w:t>
            </w:r>
          </w:p>
        </w:tc>
        <w:tc>
          <w:tcPr>
            <w:tcW w:w="1890" w:type="dxa"/>
            <w:tcBorders>
              <w:top w:val="nil"/>
              <w:left w:val="nil"/>
              <w:bottom w:val="single" w:sz="4" w:space="0" w:color="auto"/>
              <w:right w:val="single" w:sz="4" w:space="0" w:color="auto"/>
            </w:tcBorders>
            <w:shd w:val="clear" w:color="auto" w:fill="auto"/>
            <w:vAlign w:val="center"/>
          </w:tcPr>
          <w:p w14:paraId="1AC8807E"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auto"/>
            <w:vAlign w:val="center"/>
            <w:hideMark/>
          </w:tcPr>
          <w:p w14:paraId="18F61314"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588" w:type="dxa"/>
            <w:tcBorders>
              <w:top w:val="nil"/>
              <w:left w:val="nil"/>
              <w:bottom w:val="single" w:sz="4" w:space="0" w:color="auto"/>
              <w:right w:val="single" w:sz="4" w:space="0" w:color="auto"/>
            </w:tcBorders>
            <w:shd w:val="clear" w:color="auto" w:fill="auto"/>
            <w:vAlign w:val="center"/>
            <w:hideMark/>
          </w:tcPr>
          <w:p w14:paraId="3346ADAC"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1838" w:type="dxa"/>
            <w:tcBorders>
              <w:top w:val="nil"/>
              <w:left w:val="nil"/>
              <w:bottom w:val="single" w:sz="4" w:space="0" w:color="auto"/>
              <w:right w:val="single" w:sz="4" w:space="0" w:color="auto"/>
            </w:tcBorders>
            <w:shd w:val="clear" w:color="auto" w:fill="auto"/>
            <w:vAlign w:val="center"/>
            <w:hideMark/>
          </w:tcPr>
          <w:p w14:paraId="39817D4C"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CCYYMMDD</w:t>
            </w:r>
          </w:p>
        </w:tc>
        <w:tc>
          <w:tcPr>
            <w:tcW w:w="3420" w:type="dxa"/>
            <w:tcBorders>
              <w:top w:val="nil"/>
              <w:left w:val="nil"/>
              <w:bottom w:val="single" w:sz="4" w:space="0" w:color="auto"/>
              <w:right w:val="double" w:sz="6" w:space="0" w:color="auto"/>
            </w:tcBorders>
            <w:shd w:val="clear" w:color="auto" w:fill="auto"/>
            <w:vAlign w:val="center"/>
            <w:hideMark/>
          </w:tcPr>
          <w:p w14:paraId="37B08FF9"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24F12123"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2EB30CF8"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8</w:t>
            </w:r>
          </w:p>
        </w:tc>
        <w:tc>
          <w:tcPr>
            <w:tcW w:w="1230" w:type="dxa"/>
            <w:tcBorders>
              <w:top w:val="nil"/>
              <w:left w:val="nil"/>
              <w:bottom w:val="single" w:sz="4" w:space="0" w:color="auto"/>
              <w:right w:val="single" w:sz="4" w:space="0" w:color="auto"/>
            </w:tcBorders>
            <w:shd w:val="clear" w:color="auto" w:fill="auto"/>
            <w:vAlign w:val="center"/>
            <w:hideMark/>
          </w:tcPr>
          <w:p w14:paraId="26055705"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auto" w:fill="auto"/>
            <w:vAlign w:val="center"/>
            <w:hideMark/>
          </w:tcPr>
          <w:p w14:paraId="35E814E3"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Sex</w:t>
            </w:r>
          </w:p>
        </w:tc>
        <w:tc>
          <w:tcPr>
            <w:tcW w:w="1890" w:type="dxa"/>
            <w:tcBorders>
              <w:top w:val="nil"/>
              <w:left w:val="nil"/>
              <w:bottom w:val="single" w:sz="4" w:space="0" w:color="auto"/>
              <w:right w:val="single" w:sz="4" w:space="0" w:color="auto"/>
            </w:tcBorders>
            <w:shd w:val="clear" w:color="auto" w:fill="auto"/>
            <w:vAlign w:val="center"/>
          </w:tcPr>
          <w:p w14:paraId="2376198A"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auto"/>
            <w:vAlign w:val="center"/>
            <w:hideMark/>
          </w:tcPr>
          <w:p w14:paraId="04BE8B25"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w:t>
            </w:r>
          </w:p>
        </w:tc>
        <w:tc>
          <w:tcPr>
            <w:tcW w:w="588" w:type="dxa"/>
            <w:tcBorders>
              <w:top w:val="nil"/>
              <w:left w:val="nil"/>
              <w:bottom w:val="single" w:sz="4" w:space="0" w:color="auto"/>
              <w:right w:val="single" w:sz="4" w:space="0" w:color="auto"/>
            </w:tcBorders>
            <w:shd w:val="clear" w:color="auto" w:fill="auto"/>
            <w:vAlign w:val="center"/>
            <w:hideMark/>
          </w:tcPr>
          <w:p w14:paraId="1CECACE9"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1838" w:type="dxa"/>
            <w:tcBorders>
              <w:top w:val="nil"/>
              <w:left w:val="nil"/>
              <w:bottom w:val="single" w:sz="4" w:space="0" w:color="auto"/>
              <w:right w:val="single" w:sz="4" w:space="0" w:color="auto"/>
            </w:tcBorders>
            <w:shd w:val="clear" w:color="auto" w:fill="auto"/>
            <w:vAlign w:val="center"/>
            <w:hideMark/>
          </w:tcPr>
          <w:p w14:paraId="3EB22F66" w14:textId="77777777" w:rsidR="005E7342" w:rsidRPr="00D25374"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F = Female</w:t>
            </w:r>
          </w:p>
          <w:p w14:paraId="54D14434" w14:textId="77777777" w:rsidR="005E7342" w:rsidRPr="00D25374"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M = Male</w:t>
            </w:r>
          </w:p>
          <w:p w14:paraId="7B326B29" w14:textId="77777777" w:rsidR="005E7342" w:rsidRPr="00D25374"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U = Unknown</w:t>
            </w:r>
          </w:p>
          <w:p w14:paraId="5845EFCA"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N = N/A</w:t>
            </w:r>
          </w:p>
        </w:tc>
        <w:tc>
          <w:tcPr>
            <w:tcW w:w="3420" w:type="dxa"/>
            <w:tcBorders>
              <w:top w:val="nil"/>
              <w:left w:val="nil"/>
              <w:bottom w:val="single" w:sz="4" w:space="0" w:color="auto"/>
              <w:right w:val="double" w:sz="6" w:space="0" w:color="auto"/>
            </w:tcBorders>
            <w:shd w:val="clear" w:color="auto" w:fill="auto"/>
            <w:vAlign w:val="center"/>
            <w:hideMark/>
          </w:tcPr>
          <w:p w14:paraId="0E0D07CE"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2508DFED"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hideMark/>
          </w:tcPr>
          <w:p w14:paraId="5190F123"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9</w:t>
            </w:r>
          </w:p>
        </w:tc>
        <w:tc>
          <w:tcPr>
            <w:tcW w:w="1230" w:type="dxa"/>
            <w:tcBorders>
              <w:top w:val="nil"/>
              <w:left w:val="nil"/>
              <w:bottom w:val="single" w:sz="4" w:space="0" w:color="auto"/>
              <w:right w:val="single" w:sz="4" w:space="0" w:color="auto"/>
            </w:tcBorders>
            <w:shd w:val="clear" w:color="000000" w:fill="C0C0C0"/>
            <w:vAlign w:val="center"/>
            <w:hideMark/>
          </w:tcPr>
          <w:p w14:paraId="407FB91C"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000000" w:fill="C0C0C0"/>
            <w:vAlign w:val="center"/>
            <w:hideMark/>
          </w:tcPr>
          <w:p w14:paraId="7EED4880"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Alias</w:t>
            </w:r>
          </w:p>
        </w:tc>
        <w:tc>
          <w:tcPr>
            <w:tcW w:w="1890" w:type="dxa"/>
            <w:tcBorders>
              <w:top w:val="nil"/>
              <w:left w:val="nil"/>
              <w:bottom w:val="single" w:sz="4" w:space="0" w:color="auto"/>
              <w:right w:val="single" w:sz="4" w:space="0" w:color="auto"/>
            </w:tcBorders>
            <w:shd w:val="clear" w:color="000000" w:fill="C0C0C0"/>
            <w:vAlign w:val="center"/>
          </w:tcPr>
          <w:p w14:paraId="700354D4"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4ADA2C72"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88" w:type="dxa"/>
            <w:tcBorders>
              <w:top w:val="nil"/>
              <w:left w:val="nil"/>
              <w:bottom w:val="single" w:sz="4" w:space="0" w:color="auto"/>
              <w:right w:val="single" w:sz="4" w:space="0" w:color="auto"/>
            </w:tcBorders>
            <w:shd w:val="clear" w:color="000000" w:fill="C0C0C0"/>
            <w:vAlign w:val="center"/>
            <w:hideMark/>
          </w:tcPr>
          <w:p w14:paraId="2EE7ECC1"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hideMark/>
          </w:tcPr>
          <w:p w14:paraId="12726BB4"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000000" w:fill="C0C0C0"/>
            <w:vAlign w:val="center"/>
            <w:hideMark/>
          </w:tcPr>
          <w:p w14:paraId="4A9A85B9"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5827E063"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60835924"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10</w:t>
            </w:r>
          </w:p>
        </w:tc>
        <w:tc>
          <w:tcPr>
            <w:tcW w:w="1230" w:type="dxa"/>
            <w:tcBorders>
              <w:top w:val="nil"/>
              <w:left w:val="nil"/>
              <w:bottom w:val="single" w:sz="4" w:space="0" w:color="auto"/>
              <w:right w:val="single" w:sz="4" w:space="0" w:color="auto"/>
            </w:tcBorders>
            <w:shd w:val="clear" w:color="auto" w:fill="BFBFBF" w:themeFill="background1" w:themeFillShade="BF"/>
            <w:vAlign w:val="center"/>
            <w:hideMark/>
          </w:tcPr>
          <w:p w14:paraId="29FFB650"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auto" w:fill="BFBFBF" w:themeFill="background1" w:themeFillShade="BF"/>
            <w:vAlign w:val="center"/>
            <w:hideMark/>
          </w:tcPr>
          <w:p w14:paraId="5201D4AE"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Race</w:t>
            </w:r>
          </w:p>
        </w:tc>
        <w:tc>
          <w:tcPr>
            <w:tcW w:w="1890" w:type="dxa"/>
            <w:tcBorders>
              <w:top w:val="nil"/>
              <w:left w:val="nil"/>
              <w:bottom w:val="single" w:sz="4" w:space="0" w:color="auto"/>
              <w:right w:val="single" w:sz="4" w:space="0" w:color="auto"/>
            </w:tcBorders>
            <w:shd w:val="clear" w:color="auto" w:fill="BFBFBF" w:themeFill="background1" w:themeFillShade="BF"/>
            <w:vAlign w:val="center"/>
          </w:tcPr>
          <w:p w14:paraId="2B490B34"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BFBFBF" w:themeFill="background1" w:themeFillShade="BF"/>
            <w:vAlign w:val="center"/>
          </w:tcPr>
          <w:p w14:paraId="2C3F8443"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588" w:type="dxa"/>
            <w:tcBorders>
              <w:top w:val="nil"/>
              <w:left w:val="nil"/>
              <w:bottom w:val="single" w:sz="4" w:space="0" w:color="auto"/>
              <w:right w:val="single" w:sz="4" w:space="0" w:color="auto"/>
            </w:tcBorders>
            <w:shd w:val="clear" w:color="auto" w:fill="BFBFBF" w:themeFill="background1" w:themeFillShade="BF"/>
            <w:vAlign w:val="center"/>
            <w:hideMark/>
          </w:tcPr>
          <w:p w14:paraId="1BC1C4ED"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auto" w:fill="BFBFBF" w:themeFill="background1" w:themeFillShade="BF"/>
            <w:vAlign w:val="center"/>
            <w:hideMark/>
          </w:tcPr>
          <w:p w14:paraId="73AC6F9E"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auto" w:fill="BFBFBF" w:themeFill="background1" w:themeFillShade="BF"/>
            <w:vAlign w:val="center"/>
            <w:hideMark/>
          </w:tcPr>
          <w:p w14:paraId="3942F117"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319BBFBB" w14:textId="77777777" w:rsidTr="00975B4D">
        <w:trPr>
          <w:trHeight w:val="450"/>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0CD8186D"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auto"/>
            <w:vAlign w:val="center"/>
            <w:hideMark/>
          </w:tcPr>
          <w:p w14:paraId="592DB4A2"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w:t>
            </w:r>
          </w:p>
        </w:tc>
        <w:tc>
          <w:tcPr>
            <w:tcW w:w="2213" w:type="dxa"/>
            <w:tcBorders>
              <w:top w:val="nil"/>
              <w:left w:val="nil"/>
              <w:bottom w:val="single" w:sz="4" w:space="0" w:color="auto"/>
              <w:right w:val="single" w:sz="4" w:space="0" w:color="auto"/>
            </w:tcBorders>
            <w:shd w:val="clear" w:color="auto" w:fill="auto"/>
            <w:vAlign w:val="center"/>
            <w:hideMark/>
          </w:tcPr>
          <w:p w14:paraId="49779D0B"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 xml:space="preserve">Patient Address: </w:t>
            </w:r>
            <w:r w:rsidRPr="001618D6">
              <w:rPr>
                <w:rFonts w:ascii="Arial" w:eastAsia="Times New Roman" w:hAnsi="Arial" w:cs="Arial"/>
                <w:sz w:val="16"/>
                <w:szCs w:val="16"/>
              </w:rPr>
              <w:t>Patient Address</w:t>
            </w:r>
            <w:r>
              <w:rPr>
                <w:rFonts w:ascii="Arial" w:eastAsia="Times New Roman" w:hAnsi="Arial" w:cs="Arial"/>
                <w:sz w:val="16"/>
                <w:szCs w:val="16"/>
              </w:rPr>
              <w:t xml:space="preserve"> #1</w:t>
            </w:r>
          </w:p>
        </w:tc>
        <w:tc>
          <w:tcPr>
            <w:tcW w:w="1890" w:type="dxa"/>
            <w:tcBorders>
              <w:top w:val="nil"/>
              <w:left w:val="nil"/>
              <w:bottom w:val="single" w:sz="4" w:space="0" w:color="auto"/>
              <w:right w:val="single" w:sz="4" w:space="0" w:color="auto"/>
            </w:tcBorders>
            <w:shd w:val="clear" w:color="auto" w:fill="auto"/>
            <w:vAlign w:val="center"/>
          </w:tcPr>
          <w:p w14:paraId="0CD081F2"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auto"/>
            <w:vAlign w:val="center"/>
            <w:hideMark/>
          </w:tcPr>
          <w:p w14:paraId="3615D750"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588" w:type="dxa"/>
            <w:tcBorders>
              <w:top w:val="nil"/>
              <w:left w:val="nil"/>
              <w:bottom w:val="single" w:sz="4" w:space="0" w:color="auto"/>
              <w:right w:val="single" w:sz="4" w:space="0" w:color="auto"/>
            </w:tcBorders>
            <w:shd w:val="clear" w:color="auto" w:fill="auto"/>
            <w:vAlign w:val="center"/>
            <w:hideMark/>
          </w:tcPr>
          <w:p w14:paraId="7EF1ECF4"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1838" w:type="dxa"/>
            <w:tcBorders>
              <w:top w:val="nil"/>
              <w:left w:val="nil"/>
              <w:bottom w:val="single" w:sz="4" w:space="0" w:color="auto"/>
              <w:right w:val="single" w:sz="4" w:space="0" w:color="auto"/>
            </w:tcBorders>
            <w:shd w:val="clear" w:color="auto" w:fill="auto"/>
            <w:vAlign w:val="center"/>
            <w:hideMark/>
          </w:tcPr>
          <w:p w14:paraId="221C4521"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sidRPr="00BA4D86">
              <w:rPr>
                <w:rFonts w:ascii="Arial" w:eastAsia="Times New Roman" w:hAnsi="Arial" w:cs="Arial"/>
                <w:sz w:val="16"/>
                <w:szCs w:val="16"/>
              </w:rPr>
              <w:t>111 DUCK ST</w:t>
            </w:r>
          </w:p>
        </w:tc>
        <w:tc>
          <w:tcPr>
            <w:tcW w:w="3420" w:type="dxa"/>
            <w:tcBorders>
              <w:top w:val="nil"/>
              <w:left w:val="nil"/>
              <w:bottom w:val="single" w:sz="4" w:space="0" w:color="auto"/>
              <w:right w:val="double" w:sz="6" w:space="0" w:color="auto"/>
            </w:tcBorders>
            <w:shd w:val="clear" w:color="auto" w:fill="auto"/>
            <w:vAlign w:val="center"/>
          </w:tcPr>
          <w:p w14:paraId="3194B976" w14:textId="5A590DFA" w:rsidR="005E7342" w:rsidRPr="001618D6" w:rsidRDefault="005E7342" w:rsidP="00910EC1">
            <w:pPr>
              <w:spacing w:after="0" w:line="240" w:lineRule="auto"/>
              <w:rPr>
                <w:rFonts w:ascii="Arial" w:eastAsia="Times New Roman" w:hAnsi="Arial" w:cs="Arial"/>
                <w:sz w:val="16"/>
                <w:szCs w:val="16"/>
              </w:rPr>
            </w:pPr>
          </w:p>
        </w:tc>
      </w:tr>
      <w:tr w:rsidR="005E7342" w:rsidRPr="001618D6" w14:paraId="2BE941CC" w14:textId="77777777" w:rsidTr="00975B4D">
        <w:trPr>
          <w:trHeight w:val="450"/>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3F1736EF"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auto"/>
            <w:vAlign w:val="center"/>
            <w:hideMark/>
          </w:tcPr>
          <w:p w14:paraId="78A34C08"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w:t>
            </w:r>
          </w:p>
        </w:tc>
        <w:tc>
          <w:tcPr>
            <w:tcW w:w="2213" w:type="dxa"/>
            <w:tcBorders>
              <w:top w:val="nil"/>
              <w:left w:val="nil"/>
              <w:bottom w:val="single" w:sz="4" w:space="0" w:color="auto"/>
              <w:right w:val="single" w:sz="4" w:space="0" w:color="auto"/>
            </w:tcBorders>
            <w:shd w:val="clear" w:color="auto" w:fill="auto"/>
            <w:vAlign w:val="center"/>
            <w:hideMark/>
          </w:tcPr>
          <w:p w14:paraId="2BA8CD9D"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 xml:space="preserve">Patient Address: </w:t>
            </w:r>
            <w:r w:rsidRPr="001618D6">
              <w:rPr>
                <w:rFonts w:ascii="Arial" w:eastAsia="Times New Roman" w:hAnsi="Arial" w:cs="Arial"/>
                <w:sz w:val="16"/>
                <w:szCs w:val="16"/>
              </w:rPr>
              <w:t>Patient Address</w:t>
            </w:r>
            <w:r>
              <w:rPr>
                <w:rFonts w:ascii="Arial" w:eastAsia="Times New Roman" w:hAnsi="Arial" w:cs="Arial"/>
                <w:sz w:val="16"/>
                <w:szCs w:val="16"/>
              </w:rPr>
              <w:t xml:space="preserve"> #2</w:t>
            </w:r>
          </w:p>
        </w:tc>
        <w:tc>
          <w:tcPr>
            <w:tcW w:w="1890" w:type="dxa"/>
            <w:tcBorders>
              <w:top w:val="nil"/>
              <w:left w:val="nil"/>
              <w:bottom w:val="single" w:sz="4" w:space="0" w:color="auto"/>
              <w:right w:val="single" w:sz="4" w:space="0" w:color="auto"/>
            </w:tcBorders>
            <w:shd w:val="clear" w:color="auto" w:fill="auto"/>
            <w:vAlign w:val="center"/>
          </w:tcPr>
          <w:p w14:paraId="05E4B982"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auto"/>
            <w:vAlign w:val="center"/>
            <w:hideMark/>
          </w:tcPr>
          <w:p w14:paraId="32AD6FEB"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588" w:type="dxa"/>
            <w:tcBorders>
              <w:top w:val="nil"/>
              <w:left w:val="nil"/>
              <w:bottom w:val="single" w:sz="4" w:space="0" w:color="auto"/>
              <w:right w:val="single" w:sz="4" w:space="0" w:color="auto"/>
            </w:tcBorders>
            <w:shd w:val="clear" w:color="auto" w:fill="auto"/>
            <w:vAlign w:val="center"/>
            <w:hideMark/>
          </w:tcPr>
          <w:p w14:paraId="42AB4CFC"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O</w:t>
            </w:r>
          </w:p>
        </w:tc>
        <w:tc>
          <w:tcPr>
            <w:tcW w:w="1838" w:type="dxa"/>
            <w:tcBorders>
              <w:top w:val="nil"/>
              <w:left w:val="nil"/>
              <w:bottom w:val="single" w:sz="4" w:space="0" w:color="auto"/>
              <w:right w:val="single" w:sz="4" w:space="0" w:color="auto"/>
            </w:tcBorders>
            <w:shd w:val="clear" w:color="auto" w:fill="auto"/>
            <w:vAlign w:val="center"/>
            <w:hideMark/>
          </w:tcPr>
          <w:p w14:paraId="40B52561"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auto" w:fill="auto"/>
            <w:vAlign w:val="center"/>
          </w:tcPr>
          <w:p w14:paraId="0067DF2C" w14:textId="257A1C18" w:rsidR="005E7342" w:rsidRPr="001618D6" w:rsidRDefault="005E7342" w:rsidP="00910EC1">
            <w:pPr>
              <w:spacing w:after="0" w:line="240" w:lineRule="auto"/>
              <w:rPr>
                <w:rFonts w:ascii="Arial" w:eastAsia="Times New Roman" w:hAnsi="Arial" w:cs="Arial"/>
                <w:sz w:val="16"/>
                <w:szCs w:val="16"/>
              </w:rPr>
            </w:pPr>
          </w:p>
        </w:tc>
      </w:tr>
      <w:tr w:rsidR="005E7342" w:rsidRPr="001618D6" w14:paraId="501B17EC" w14:textId="77777777" w:rsidTr="00975B4D">
        <w:trPr>
          <w:trHeight w:val="450"/>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2E8E0C66"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auto"/>
            <w:vAlign w:val="center"/>
            <w:hideMark/>
          </w:tcPr>
          <w:p w14:paraId="1A7E6C64"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3</w:t>
            </w:r>
          </w:p>
        </w:tc>
        <w:tc>
          <w:tcPr>
            <w:tcW w:w="2213" w:type="dxa"/>
            <w:tcBorders>
              <w:top w:val="nil"/>
              <w:left w:val="nil"/>
              <w:bottom w:val="single" w:sz="4" w:space="0" w:color="auto"/>
              <w:right w:val="single" w:sz="4" w:space="0" w:color="auto"/>
            </w:tcBorders>
            <w:shd w:val="clear" w:color="auto" w:fill="auto"/>
            <w:vAlign w:val="center"/>
            <w:hideMark/>
          </w:tcPr>
          <w:p w14:paraId="7F10E8CE"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Patient Address: City</w:t>
            </w:r>
          </w:p>
        </w:tc>
        <w:tc>
          <w:tcPr>
            <w:tcW w:w="1890" w:type="dxa"/>
            <w:tcBorders>
              <w:top w:val="nil"/>
              <w:left w:val="nil"/>
              <w:bottom w:val="single" w:sz="4" w:space="0" w:color="auto"/>
              <w:right w:val="single" w:sz="4" w:space="0" w:color="auto"/>
            </w:tcBorders>
            <w:shd w:val="clear" w:color="auto" w:fill="auto"/>
            <w:vAlign w:val="center"/>
          </w:tcPr>
          <w:p w14:paraId="46C014AE"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auto"/>
            <w:vAlign w:val="center"/>
            <w:hideMark/>
          </w:tcPr>
          <w:p w14:paraId="51E63C23"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588" w:type="dxa"/>
            <w:tcBorders>
              <w:top w:val="nil"/>
              <w:left w:val="nil"/>
              <w:bottom w:val="single" w:sz="4" w:space="0" w:color="auto"/>
              <w:right w:val="single" w:sz="4" w:space="0" w:color="auto"/>
            </w:tcBorders>
            <w:shd w:val="clear" w:color="auto" w:fill="auto"/>
            <w:vAlign w:val="center"/>
            <w:hideMark/>
          </w:tcPr>
          <w:p w14:paraId="089DFE42" w14:textId="5A4B5125" w:rsidR="005E7342" w:rsidRPr="001618D6" w:rsidRDefault="003451B5"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1838" w:type="dxa"/>
            <w:tcBorders>
              <w:top w:val="nil"/>
              <w:left w:val="nil"/>
              <w:bottom w:val="single" w:sz="4" w:space="0" w:color="auto"/>
              <w:right w:val="single" w:sz="4" w:space="0" w:color="auto"/>
            </w:tcBorders>
            <w:shd w:val="clear" w:color="auto" w:fill="auto"/>
            <w:vAlign w:val="center"/>
            <w:hideMark/>
          </w:tcPr>
          <w:p w14:paraId="302FE0E6"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sidRPr="00BA4D86">
              <w:rPr>
                <w:rFonts w:ascii="Arial" w:eastAsia="Times New Roman" w:hAnsi="Arial" w:cs="Arial"/>
                <w:sz w:val="16"/>
                <w:szCs w:val="16"/>
              </w:rPr>
              <w:t>FOWL</w:t>
            </w:r>
          </w:p>
        </w:tc>
        <w:tc>
          <w:tcPr>
            <w:tcW w:w="3420" w:type="dxa"/>
            <w:tcBorders>
              <w:top w:val="nil"/>
              <w:left w:val="nil"/>
              <w:bottom w:val="single" w:sz="4" w:space="0" w:color="auto"/>
              <w:right w:val="double" w:sz="6" w:space="0" w:color="auto"/>
            </w:tcBorders>
            <w:shd w:val="clear" w:color="auto" w:fill="auto"/>
            <w:vAlign w:val="center"/>
          </w:tcPr>
          <w:p w14:paraId="37D3B6DD" w14:textId="58948A40" w:rsidR="005E7342" w:rsidRPr="001618D6" w:rsidRDefault="005E7342" w:rsidP="00910EC1">
            <w:pPr>
              <w:spacing w:after="0" w:line="240" w:lineRule="auto"/>
              <w:rPr>
                <w:rFonts w:ascii="Arial" w:eastAsia="Times New Roman" w:hAnsi="Arial" w:cs="Arial"/>
                <w:sz w:val="16"/>
                <w:szCs w:val="16"/>
              </w:rPr>
            </w:pPr>
          </w:p>
        </w:tc>
      </w:tr>
      <w:tr w:rsidR="005E7342" w:rsidRPr="001618D6" w14:paraId="68764DB6" w14:textId="77777777" w:rsidTr="00975B4D">
        <w:trPr>
          <w:trHeight w:val="450"/>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3A719832"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auto"/>
            <w:vAlign w:val="center"/>
            <w:hideMark/>
          </w:tcPr>
          <w:p w14:paraId="32E87960"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4</w:t>
            </w:r>
          </w:p>
        </w:tc>
        <w:tc>
          <w:tcPr>
            <w:tcW w:w="2213" w:type="dxa"/>
            <w:tcBorders>
              <w:top w:val="nil"/>
              <w:left w:val="nil"/>
              <w:bottom w:val="single" w:sz="4" w:space="0" w:color="auto"/>
              <w:right w:val="single" w:sz="4" w:space="0" w:color="auto"/>
            </w:tcBorders>
            <w:shd w:val="clear" w:color="auto" w:fill="auto"/>
            <w:vAlign w:val="center"/>
            <w:hideMark/>
          </w:tcPr>
          <w:p w14:paraId="1B852F18"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Patient Address: State</w:t>
            </w:r>
          </w:p>
        </w:tc>
        <w:tc>
          <w:tcPr>
            <w:tcW w:w="1890" w:type="dxa"/>
            <w:tcBorders>
              <w:top w:val="nil"/>
              <w:left w:val="nil"/>
              <w:bottom w:val="single" w:sz="4" w:space="0" w:color="auto"/>
              <w:right w:val="single" w:sz="4" w:space="0" w:color="auto"/>
            </w:tcBorders>
            <w:shd w:val="clear" w:color="auto" w:fill="auto"/>
            <w:vAlign w:val="center"/>
          </w:tcPr>
          <w:p w14:paraId="5F6C6FAD"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auto"/>
            <w:vAlign w:val="center"/>
            <w:hideMark/>
          </w:tcPr>
          <w:p w14:paraId="5E053662"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588" w:type="dxa"/>
            <w:tcBorders>
              <w:top w:val="nil"/>
              <w:left w:val="nil"/>
              <w:bottom w:val="single" w:sz="4" w:space="0" w:color="auto"/>
              <w:right w:val="single" w:sz="4" w:space="0" w:color="auto"/>
            </w:tcBorders>
            <w:shd w:val="clear" w:color="auto" w:fill="auto"/>
            <w:vAlign w:val="center"/>
            <w:hideMark/>
          </w:tcPr>
          <w:p w14:paraId="09043515" w14:textId="1F1D9301" w:rsidR="005E7342" w:rsidRPr="001618D6" w:rsidRDefault="003451B5"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1838" w:type="dxa"/>
            <w:tcBorders>
              <w:top w:val="nil"/>
              <w:left w:val="nil"/>
              <w:bottom w:val="single" w:sz="4" w:space="0" w:color="auto"/>
              <w:right w:val="single" w:sz="4" w:space="0" w:color="auto"/>
            </w:tcBorders>
            <w:shd w:val="clear" w:color="auto" w:fill="auto"/>
            <w:vAlign w:val="center"/>
            <w:hideMark/>
          </w:tcPr>
          <w:p w14:paraId="01751431"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Pr>
                <w:rFonts w:ascii="Arial" w:eastAsia="Times New Roman" w:hAnsi="Arial" w:cs="Arial"/>
                <w:sz w:val="16"/>
                <w:szCs w:val="16"/>
              </w:rPr>
              <w:t>CA</w:t>
            </w:r>
          </w:p>
        </w:tc>
        <w:tc>
          <w:tcPr>
            <w:tcW w:w="3420" w:type="dxa"/>
            <w:tcBorders>
              <w:top w:val="nil"/>
              <w:left w:val="nil"/>
              <w:bottom w:val="single" w:sz="4" w:space="0" w:color="auto"/>
              <w:right w:val="double" w:sz="6" w:space="0" w:color="auto"/>
            </w:tcBorders>
            <w:shd w:val="clear" w:color="auto" w:fill="auto"/>
            <w:vAlign w:val="center"/>
          </w:tcPr>
          <w:p w14:paraId="039439B4" w14:textId="5588A8AB" w:rsidR="005E7342" w:rsidRPr="001618D6" w:rsidRDefault="005E7342" w:rsidP="00910EC1">
            <w:pPr>
              <w:spacing w:after="0" w:line="240" w:lineRule="auto"/>
              <w:rPr>
                <w:rFonts w:ascii="Arial" w:eastAsia="Times New Roman" w:hAnsi="Arial" w:cs="Arial"/>
                <w:sz w:val="16"/>
                <w:szCs w:val="16"/>
              </w:rPr>
            </w:pPr>
          </w:p>
        </w:tc>
      </w:tr>
      <w:tr w:rsidR="005E7342" w:rsidRPr="001618D6" w14:paraId="0D2FFBBC" w14:textId="77777777" w:rsidTr="00975B4D">
        <w:trPr>
          <w:trHeight w:val="450"/>
        </w:trPr>
        <w:tc>
          <w:tcPr>
            <w:tcW w:w="679" w:type="dxa"/>
            <w:tcBorders>
              <w:top w:val="nil"/>
              <w:left w:val="double" w:sz="6" w:space="0" w:color="auto"/>
              <w:bottom w:val="single" w:sz="4" w:space="0" w:color="auto"/>
              <w:right w:val="single" w:sz="4" w:space="0" w:color="auto"/>
            </w:tcBorders>
            <w:shd w:val="clear" w:color="auto" w:fill="auto"/>
            <w:vAlign w:val="center"/>
            <w:hideMark/>
          </w:tcPr>
          <w:p w14:paraId="1D90219C"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auto"/>
            <w:vAlign w:val="center"/>
            <w:hideMark/>
          </w:tcPr>
          <w:p w14:paraId="3D6613C5"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5</w:t>
            </w:r>
          </w:p>
        </w:tc>
        <w:tc>
          <w:tcPr>
            <w:tcW w:w="2213" w:type="dxa"/>
            <w:tcBorders>
              <w:top w:val="nil"/>
              <w:left w:val="nil"/>
              <w:bottom w:val="single" w:sz="4" w:space="0" w:color="auto"/>
              <w:right w:val="single" w:sz="4" w:space="0" w:color="auto"/>
            </w:tcBorders>
            <w:shd w:val="clear" w:color="auto" w:fill="auto"/>
            <w:vAlign w:val="center"/>
            <w:hideMark/>
          </w:tcPr>
          <w:p w14:paraId="10114BF4"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Patient Address: Zip code</w:t>
            </w:r>
          </w:p>
        </w:tc>
        <w:tc>
          <w:tcPr>
            <w:tcW w:w="1890" w:type="dxa"/>
            <w:tcBorders>
              <w:top w:val="nil"/>
              <w:left w:val="nil"/>
              <w:bottom w:val="single" w:sz="4" w:space="0" w:color="auto"/>
              <w:right w:val="single" w:sz="4" w:space="0" w:color="auto"/>
            </w:tcBorders>
            <w:shd w:val="clear" w:color="auto" w:fill="auto"/>
            <w:vAlign w:val="center"/>
          </w:tcPr>
          <w:p w14:paraId="029B8BE3"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auto"/>
            <w:vAlign w:val="center"/>
            <w:hideMark/>
          </w:tcPr>
          <w:p w14:paraId="24523871"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10</w:t>
            </w:r>
          </w:p>
        </w:tc>
        <w:tc>
          <w:tcPr>
            <w:tcW w:w="588" w:type="dxa"/>
            <w:tcBorders>
              <w:top w:val="nil"/>
              <w:left w:val="nil"/>
              <w:bottom w:val="single" w:sz="4" w:space="0" w:color="auto"/>
              <w:right w:val="single" w:sz="4" w:space="0" w:color="auto"/>
            </w:tcBorders>
            <w:shd w:val="clear" w:color="auto" w:fill="auto"/>
            <w:vAlign w:val="center"/>
            <w:hideMark/>
          </w:tcPr>
          <w:p w14:paraId="014C0AA5" w14:textId="4C3CB6B1" w:rsidR="005E7342" w:rsidRPr="001618D6" w:rsidRDefault="003451B5"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1838" w:type="dxa"/>
            <w:tcBorders>
              <w:top w:val="nil"/>
              <w:left w:val="nil"/>
              <w:bottom w:val="single" w:sz="4" w:space="0" w:color="auto"/>
              <w:right w:val="single" w:sz="4" w:space="0" w:color="auto"/>
            </w:tcBorders>
            <w:shd w:val="clear" w:color="auto" w:fill="auto"/>
            <w:vAlign w:val="center"/>
            <w:hideMark/>
          </w:tcPr>
          <w:p w14:paraId="5D40F9E9"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sidRPr="00BA4D86">
              <w:rPr>
                <w:rFonts w:ascii="Arial" w:eastAsia="Times New Roman" w:hAnsi="Arial" w:cs="Arial"/>
                <w:sz w:val="16"/>
                <w:szCs w:val="16"/>
              </w:rPr>
              <w:t>99999</w:t>
            </w:r>
          </w:p>
        </w:tc>
        <w:tc>
          <w:tcPr>
            <w:tcW w:w="3420" w:type="dxa"/>
            <w:tcBorders>
              <w:top w:val="nil"/>
              <w:left w:val="nil"/>
              <w:bottom w:val="single" w:sz="4" w:space="0" w:color="auto"/>
              <w:right w:val="double" w:sz="6" w:space="0" w:color="auto"/>
            </w:tcBorders>
            <w:shd w:val="clear" w:color="auto" w:fill="auto"/>
            <w:vAlign w:val="center"/>
          </w:tcPr>
          <w:p w14:paraId="20C052AA" w14:textId="76BB85C7" w:rsidR="005E7342" w:rsidRPr="001618D6" w:rsidRDefault="005E7342" w:rsidP="00910EC1">
            <w:pPr>
              <w:spacing w:after="0" w:line="240" w:lineRule="auto"/>
              <w:rPr>
                <w:rFonts w:ascii="Arial" w:eastAsia="Times New Roman" w:hAnsi="Arial" w:cs="Arial"/>
                <w:sz w:val="16"/>
                <w:szCs w:val="16"/>
              </w:rPr>
            </w:pPr>
          </w:p>
        </w:tc>
      </w:tr>
      <w:tr w:rsidR="005E7342" w:rsidRPr="001618D6" w14:paraId="700E70DD" w14:textId="77777777" w:rsidTr="00975B4D">
        <w:trPr>
          <w:trHeight w:val="450"/>
        </w:trPr>
        <w:tc>
          <w:tcPr>
            <w:tcW w:w="679" w:type="dxa"/>
            <w:tcBorders>
              <w:top w:val="nil"/>
              <w:left w:val="double" w:sz="6" w:space="0" w:color="auto"/>
              <w:bottom w:val="single" w:sz="4" w:space="0" w:color="auto"/>
              <w:right w:val="single" w:sz="4" w:space="0" w:color="auto"/>
            </w:tcBorders>
            <w:shd w:val="clear" w:color="auto" w:fill="auto"/>
            <w:vAlign w:val="center"/>
          </w:tcPr>
          <w:p w14:paraId="04D902B7"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auto"/>
            <w:vAlign w:val="center"/>
          </w:tcPr>
          <w:p w14:paraId="1449C86D"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2213" w:type="dxa"/>
            <w:tcBorders>
              <w:top w:val="nil"/>
              <w:left w:val="nil"/>
              <w:bottom w:val="single" w:sz="4" w:space="0" w:color="auto"/>
              <w:right w:val="single" w:sz="4" w:space="0" w:color="auto"/>
            </w:tcBorders>
            <w:shd w:val="clear" w:color="auto" w:fill="auto"/>
            <w:vAlign w:val="center"/>
          </w:tcPr>
          <w:p w14:paraId="6D9ABBEF"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Patient Address: Country</w:t>
            </w:r>
          </w:p>
        </w:tc>
        <w:tc>
          <w:tcPr>
            <w:tcW w:w="1890" w:type="dxa"/>
            <w:tcBorders>
              <w:top w:val="nil"/>
              <w:left w:val="nil"/>
              <w:bottom w:val="single" w:sz="4" w:space="0" w:color="auto"/>
              <w:right w:val="single" w:sz="4" w:space="0" w:color="auto"/>
            </w:tcBorders>
            <w:shd w:val="clear" w:color="auto" w:fill="auto"/>
            <w:vAlign w:val="center"/>
          </w:tcPr>
          <w:p w14:paraId="6428C4D2"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auto"/>
            <w:vAlign w:val="center"/>
          </w:tcPr>
          <w:p w14:paraId="0B139604"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588" w:type="dxa"/>
            <w:tcBorders>
              <w:top w:val="nil"/>
              <w:left w:val="nil"/>
              <w:bottom w:val="single" w:sz="4" w:space="0" w:color="auto"/>
              <w:right w:val="single" w:sz="4" w:space="0" w:color="auto"/>
            </w:tcBorders>
            <w:shd w:val="clear" w:color="auto" w:fill="auto"/>
            <w:vAlign w:val="center"/>
          </w:tcPr>
          <w:p w14:paraId="096ED63F" w14:textId="4BDC37E4" w:rsidR="005E7342" w:rsidRPr="001618D6" w:rsidRDefault="003451B5"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1838" w:type="dxa"/>
            <w:tcBorders>
              <w:top w:val="nil"/>
              <w:left w:val="nil"/>
              <w:bottom w:val="single" w:sz="4" w:space="0" w:color="auto"/>
              <w:right w:val="single" w:sz="4" w:space="0" w:color="auto"/>
            </w:tcBorders>
            <w:shd w:val="clear" w:color="auto" w:fill="auto"/>
            <w:vAlign w:val="center"/>
          </w:tcPr>
          <w:p w14:paraId="7C1DEA9A"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US</w:t>
            </w:r>
          </w:p>
        </w:tc>
        <w:tc>
          <w:tcPr>
            <w:tcW w:w="3420" w:type="dxa"/>
            <w:tcBorders>
              <w:top w:val="nil"/>
              <w:left w:val="nil"/>
              <w:bottom w:val="single" w:sz="4" w:space="0" w:color="auto"/>
              <w:right w:val="double" w:sz="6" w:space="0" w:color="auto"/>
            </w:tcBorders>
            <w:shd w:val="clear" w:color="auto" w:fill="auto"/>
            <w:vAlign w:val="center"/>
          </w:tcPr>
          <w:p w14:paraId="22BE0D3C" w14:textId="77777777" w:rsidR="005E7342" w:rsidRPr="001618D6" w:rsidRDefault="005E7342" w:rsidP="00910EC1">
            <w:pPr>
              <w:spacing w:after="0" w:line="240" w:lineRule="auto"/>
              <w:jc w:val="center"/>
              <w:rPr>
                <w:rFonts w:ascii="Arial" w:eastAsia="Times New Roman" w:hAnsi="Arial" w:cs="Arial"/>
                <w:sz w:val="16"/>
                <w:szCs w:val="16"/>
              </w:rPr>
            </w:pPr>
          </w:p>
        </w:tc>
      </w:tr>
      <w:tr w:rsidR="005E7342" w:rsidRPr="001618D6" w14:paraId="34862CB1" w14:textId="77777777" w:rsidTr="00975B4D">
        <w:trPr>
          <w:trHeight w:val="450"/>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50CC5B8"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BFBFBF" w:themeFill="background1" w:themeFillShade="BF"/>
            <w:vAlign w:val="center"/>
          </w:tcPr>
          <w:p w14:paraId="060A125E"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7 - 8</w:t>
            </w:r>
          </w:p>
        </w:tc>
        <w:tc>
          <w:tcPr>
            <w:tcW w:w="2213" w:type="dxa"/>
            <w:tcBorders>
              <w:top w:val="nil"/>
              <w:left w:val="nil"/>
              <w:bottom w:val="single" w:sz="4" w:space="0" w:color="auto"/>
              <w:right w:val="single" w:sz="4" w:space="0" w:color="auto"/>
            </w:tcBorders>
            <w:shd w:val="clear" w:color="auto" w:fill="BFBFBF" w:themeFill="background1" w:themeFillShade="BF"/>
            <w:vAlign w:val="center"/>
          </w:tcPr>
          <w:p w14:paraId="4B6F50A0"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Patient Address: &lt;multiple sub-fields&gt;</w:t>
            </w:r>
          </w:p>
        </w:tc>
        <w:tc>
          <w:tcPr>
            <w:tcW w:w="1890" w:type="dxa"/>
            <w:tcBorders>
              <w:top w:val="nil"/>
              <w:left w:val="nil"/>
              <w:bottom w:val="single" w:sz="4" w:space="0" w:color="auto"/>
              <w:right w:val="single" w:sz="4" w:space="0" w:color="auto"/>
            </w:tcBorders>
            <w:shd w:val="clear" w:color="auto" w:fill="BFBFBF" w:themeFill="background1" w:themeFillShade="BF"/>
            <w:vAlign w:val="center"/>
          </w:tcPr>
          <w:p w14:paraId="0874F7F9"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BFBFBF" w:themeFill="background1" w:themeFillShade="BF"/>
            <w:vAlign w:val="center"/>
          </w:tcPr>
          <w:p w14:paraId="0A59C9E0" w14:textId="77777777" w:rsidR="005E7342" w:rsidRDefault="005E7342" w:rsidP="00910EC1">
            <w:pPr>
              <w:spacing w:after="0" w:line="240" w:lineRule="auto"/>
              <w:jc w:val="center"/>
              <w:rPr>
                <w:rFonts w:ascii="Arial" w:eastAsia="Times New Roman" w:hAnsi="Arial" w:cs="Arial"/>
                <w:sz w:val="16"/>
                <w:szCs w:val="16"/>
              </w:rPr>
            </w:pPr>
          </w:p>
        </w:tc>
        <w:tc>
          <w:tcPr>
            <w:tcW w:w="588" w:type="dxa"/>
            <w:tcBorders>
              <w:top w:val="nil"/>
              <w:left w:val="nil"/>
              <w:bottom w:val="single" w:sz="4" w:space="0" w:color="auto"/>
              <w:right w:val="single" w:sz="4" w:space="0" w:color="auto"/>
            </w:tcBorders>
            <w:shd w:val="clear" w:color="auto" w:fill="BFBFBF" w:themeFill="background1" w:themeFillShade="BF"/>
            <w:vAlign w:val="center"/>
          </w:tcPr>
          <w:p w14:paraId="31A2559E"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auto" w:fill="BFBFBF" w:themeFill="background1" w:themeFillShade="BF"/>
            <w:vAlign w:val="center"/>
          </w:tcPr>
          <w:p w14:paraId="3BBB4D90" w14:textId="77777777"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auto" w:fill="BFBFBF" w:themeFill="background1" w:themeFillShade="BF"/>
            <w:vAlign w:val="center"/>
          </w:tcPr>
          <w:p w14:paraId="1B9B6BE0" w14:textId="77777777" w:rsidR="005E7342" w:rsidRPr="001618D6" w:rsidRDefault="005E7342" w:rsidP="00910EC1">
            <w:pPr>
              <w:spacing w:after="0" w:line="240" w:lineRule="auto"/>
              <w:jc w:val="center"/>
              <w:rPr>
                <w:rFonts w:ascii="Arial" w:eastAsia="Times New Roman" w:hAnsi="Arial" w:cs="Arial"/>
                <w:sz w:val="16"/>
                <w:szCs w:val="16"/>
              </w:rPr>
            </w:pPr>
          </w:p>
        </w:tc>
      </w:tr>
      <w:tr w:rsidR="005E7342" w:rsidRPr="001618D6" w14:paraId="0F82E368" w14:textId="77777777" w:rsidTr="00975B4D">
        <w:trPr>
          <w:trHeight w:val="450"/>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1A6D649C"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FFFFFF" w:themeFill="background1"/>
            <w:vAlign w:val="center"/>
          </w:tcPr>
          <w:p w14:paraId="71B97422"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9</w:t>
            </w:r>
          </w:p>
        </w:tc>
        <w:tc>
          <w:tcPr>
            <w:tcW w:w="2213" w:type="dxa"/>
            <w:tcBorders>
              <w:top w:val="nil"/>
              <w:left w:val="nil"/>
              <w:bottom w:val="single" w:sz="4" w:space="0" w:color="auto"/>
              <w:right w:val="single" w:sz="4" w:space="0" w:color="auto"/>
            </w:tcBorders>
            <w:shd w:val="clear" w:color="auto" w:fill="FFFFFF" w:themeFill="background1"/>
            <w:vAlign w:val="center"/>
          </w:tcPr>
          <w:p w14:paraId="72A936C8"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Patient Address: County</w:t>
            </w:r>
          </w:p>
        </w:tc>
        <w:tc>
          <w:tcPr>
            <w:tcW w:w="1890" w:type="dxa"/>
            <w:tcBorders>
              <w:top w:val="nil"/>
              <w:left w:val="nil"/>
              <w:bottom w:val="single" w:sz="4" w:space="0" w:color="auto"/>
              <w:right w:val="single" w:sz="4" w:space="0" w:color="auto"/>
            </w:tcBorders>
            <w:shd w:val="clear" w:color="auto" w:fill="FFFFFF" w:themeFill="background1"/>
            <w:vAlign w:val="center"/>
          </w:tcPr>
          <w:p w14:paraId="60A78F5D"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FFFFFF" w:themeFill="background1"/>
            <w:vAlign w:val="center"/>
          </w:tcPr>
          <w:p w14:paraId="1733D49B" w14:textId="77777777" w:rsidR="005E7342" w:rsidRDefault="005E7342" w:rsidP="00910EC1">
            <w:pPr>
              <w:spacing w:after="0" w:line="240" w:lineRule="auto"/>
              <w:jc w:val="center"/>
              <w:rPr>
                <w:rFonts w:ascii="Arial" w:eastAsia="Times New Roman" w:hAnsi="Arial" w:cs="Arial"/>
                <w:sz w:val="16"/>
                <w:szCs w:val="16"/>
              </w:rPr>
            </w:pPr>
          </w:p>
        </w:tc>
        <w:tc>
          <w:tcPr>
            <w:tcW w:w="588" w:type="dxa"/>
            <w:tcBorders>
              <w:top w:val="nil"/>
              <w:left w:val="nil"/>
              <w:bottom w:val="single" w:sz="4" w:space="0" w:color="auto"/>
              <w:right w:val="single" w:sz="4" w:space="0" w:color="auto"/>
            </w:tcBorders>
            <w:shd w:val="clear" w:color="auto" w:fill="FFFFFF" w:themeFill="background1"/>
            <w:vAlign w:val="center"/>
          </w:tcPr>
          <w:p w14:paraId="3A6FEE6A"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838" w:type="dxa"/>
            <w:tcBorders>
              <w:top w:val="nil"/>
              <w:left w:val="nil"/>
              <w:bottom w:val="single" w:sz="4" w:space="0" w:color="auto"/>
              <w:right w:val="single" w:sz="4" w:space="0" w:color="auto"/>
            </w:tcBorders>
            <w:shd w:val="clear" w:color="auto" w:fill="FFFFFF" w:themeFill="background1"/>
            <w:vAlign w:val="center"/>
          </w:tcPr>
          <w:p w14:paraId="731A2382"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Orange County</w:t>
            </w:r>
          </w:p>
        </w:tc>
        <w:tc>
          <w:tcPr>
            <w:tcW w:w="3420" w:type="dxa"/>
            <w:tcBorders>
              <w:top w:val="nil"/>
              <w:left w:val="nil"/>
              <w:bottom w:val="single" w:sz="4" w:space="0" w:color="auto"/>
              <w:right w:val="double" w:sz="6" w:space="0" w:color="auto"/>
            </w:tcBorders>
            <w:shd w:val="clear" w:color="auto" w:fill="FFFFFF" w:themeFill="background1"/>
            <w:vAlign w:val="center"/>
          </w:tcPr>
          <w:p w14:paraId="4CD12B9C" w14:textId="77777777" w:rsidR="005E7342" w:rsidRPr="001618D6" w:rsidRDefault="005E7342" w:rsidP="00910EC1">
            <w:pPr>
              <w:spacing w:after="0" w:line="240" w:lineRule="auto"/>
              <w:jc w:val="center"/>
              <w:rPr>
                <w:rFonts w:ascii="Arial" w:eastAsia="Times New Roman" w:hAnsi="Arial" w:cs="Arial"/>
                <w:sz w:val="16"/>
                <w:szCs w:val="16"/>
              </w:rPr>
            </w:pPr>
          </w:p>
        </w:tc>
      </w:tr>
      <w:tr w:rsidR="005E7342" w:rsidRPr="001618D6" w14:paraId="1BFF97C4" w14:textId="77777777" w:rsidTr="00975B4D">
        <w:trPr>
          <w:trHeight w:val="450"/>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2B5AB731"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11</w:t>
            </w:r>
          </w:p>
        </w:tc>
        <w:tc>
          <w:tcPr>
            <w:tcW w:w="1230" w:type="dxa"/>
            <w:tcBorders>
              <w:top w:val="nil"/>
              <w:left w:val="nil"/>
              <w:bottom w:val="single" w:sz="4" w:space="0" w:color="auto"/>
              <w:right w:val="single" w:sz="4" w:space="0" w:color="auto"/>
            </w:tcBorders>
            <w:shd w:val="clear" w:color="auto" w:fill="BFBFBF" w:themeFill="background1" w:themeFillShade="BF"/>
            <w:vAlign w:val="center"/>
          </w:tcPr>
          <w:p w14:paraId="5232A54C"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10 - 12</w:t>
            </w:r>
          </w:p>
        </w:tc>
        <w:tc>
          <w:tcPr>
            <w:tcW w:w="2213" w:type="dxa"/>
            <w:tcBorders>
              <w:top w:val="nil"/>
              <w:left w:val="nil"/>
              <w:bottom w:val="single" w:sz="4" w:space="0" w:color="auto"/>
              <w:right w:val="single" w:sz="4" w:space="0" w:color="auto"/>
            </w:tcBorders>
            <w:shd w:val="clear" w:color="auto" w:fill="BFBFBF" w:themeFill="background1" w:themeFillShade="BF"/>
            <w:vAlign w:val="center"/>
          </w:tcPr>
          <w:p w14:paraId="7BFC2DEC"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Patient Address: &lt;multiple sub-fields&gt;</w:t>
            </w:r>
          </w:p>
        </w:tc>
        <w:tc>
          <w:tcPr>
            <w:tcW w:w="1890" w:type="dxa"/>
            <w:tcBorders>
              <w:top w:val="nil"/>
              <w:left w:val="nil"/>
              <w:bottom w:val="single" w:sz="4" w:space="0" w:color="auto"/>
              <w:right w:val="single" w:sz="4" w:space="0" w:color="auto"/>
            </w:tcBorders>
            <w:shd w:val="clear" w:color="auto" w:fill="BFBFBF" w:themeFill="background1" w:themeFillShade="BF"/>
            <w:vAlign w:val="center"/>
          </w:tcPr>
          <w:p w14:paraId="147AA45C"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BFBFBF" w:themeFill="background1" w:themeFillShade="BF"/>
            <w:vAlign w:val="center"/>
          </w:tcPr>
          <w:p w14:paraId="40000702" w14:textId="77777777" w:rsidR="005E7342" w:rsidRDefault="005E7342" w:rsidP="00910EC1">
            <w:pPr>
              <w:spacing w:after="0" w:line="240" w:lineRule="auto"/>
              <w:jc w:val="center"/>
              <w:rPr>
                <w:rFonts w:ascii="Arial" w:eastAsia="Times New Roman" w:hAnsi="Arial" w:cs="Arial"/>
                <w:sz w:val="16"/>
                <w:szCs w:val="16"/>
              </w:rPr>
            </w:pPr>
          </w:p>
        </w:tc>
        <w:tc>
          <w:tcPr>
            <w:tcW w:w="588" w:type="dxa"/>
            <w:tcBorders>
              <w:top w:val="nil"/>
              <w:left w:val="nil"/>
              <w:bottom w:val="single" w:sz="4" w:space="0" w:color="auto"/>
              <w:right w:val="single" w:sz="4" w:space="0" w:color="auto"/>
            </w:tcBorders>
            <w:shd w:val="clear" w:color="auto" w:fill="BFBFBF" w:themeFill="background1" w:themeFillShade="BF"/>
            <w:vAlign w:val="center"/>
          </w:tcPr>
          <w:p w14:paraId="5C19AA4C"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auto" w:fill="BFBFBF" w:themeFill="background1" w:themeFillShade="BF"/>
            <w:vAlign w:val="center"/>
          </w:tcPr>
          <w:p w14:paraId="5FA705E4" w14:textId="77777777"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auto" w:fill="BFBFBF" w:themeFill="background1" w:themeFillShade="BF"/>
            <w:vAlign w:val="center"/>
          </w:tcPr>
          <w:p w14:paraId="2599E554" w14:textId="77777777" w:rsidR="005E7342" w:rsidRPr="001618D6" w:rsidRDefault="005E7342" w:rsidP="00910EC1">
            <w:pPr>
              <w:spacing w:after="0" w:line="240" w:lineRule="auto"/>
              <w:jc w:val="center"/>
              <w:rPr>
                <w:rFonts w:ascii="Arial" w:eastAsia="Times New Roman" w:hAnsi="Arial" w:cs="Arial"/>
                <w:sz w:val="16"/>
                <w:szCs w:val="16"/>
              </w:rPr>
            </w:pPr>
          </w:p>
        </w:tc>
      </w:tr>
      <w:tr w:rsidR="005E7342" w:rsidRPr="001618D6" w14:paraId="6A00E941" w14:textId="77777777" w:rsidTr="00975B4D">
        <w:trPr>
          <w:trHeight w:val="21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76E0249" w14:textId="77777777" w:rsidR="005E7342" w:rsidRPr="000123E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1230" w:type="dxa"/>
            <w:tcBorders>
              <w:top w:val="nil"/>
              <w:left w:val="nil"/>
              <w:bottom w:val="single" w:sz="4" w:space="0" w:color="auto"/>
              <w:right w:val="single" w:sz="4" w:space="0" w:color="auto"/>
            </w:tcBorders>
            <w:shd w:val="clear" w:color="auto" w:fill="BFBFBF" w:themeFill="background1" w:themeFillShade="BF"/>
            <w:vAlign w:val="center"/>
          </w:tcPr>
          <w:p w14:paraId="125A7A52" w14:textId="77777777" w:rsidR="005E7342" w:rsidRPr="000123EB" w:rsidRDefault="005E7342" w:rsidP="00910EC1">
            <w:pPr>
              <w:spacing w:after="0" w:line="240" w:lineRule="auto"/>
              <w:jc w:val="center"/>
              <w:rPr>
                <w:rFonts w:ascii="Arial" w:eastAsia="Times New Roman" w:hAnsi="Arial" w:cs="Arial"/>
                <w:sz w:val="16"/>
                <w:szCs w:val="16"/>
              </w:rPr>
            </w:pPr>
          </w:p>
        </w:tc>
        <w:tc>
          <w:tcPr>
            <w:tcW w:w="2213" w:type="dxa"/>
            <w:tcBorders>
              <w:top w:val="nil"/>
              <w:left w:val="nil"/>
              <w:bottom w:val="single" w:sz="4" w:space="0" w:color="auto"/>
              <w:right w:val="single" w:sz="4" w:space="0" w:color="auto"/>
            </w:tcBorders>
            <w:shd w:val="clear" w:color="auto" w:fill="BFBFBF" w:themeFill="background1" w:themeFillShade="BF"/>
            <w:vAlign w:val="center"/>
          </w:tcPr>
          <w:p w14:paraId="3413606D" w14:textId="77777777" w:rsidR="005E7342" w:rsidRPr="000123EB"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County Code</w:t>
            </w:r>
          </w:p>
        </w:tc>
        <w:tc>
          <w:tcPr>
            <w:tcW w:w="1890" w:type="dxa"/>
            <w:tcBorders>
              <w:top w:val="nil"/>
              <w:left w:val="nil"/>
              <w:bottom w:val="single" w:sz="4" w:space="0" w:color="auto"/>
              <w:right w:val="single" w:sz="4" w:space="0" w:color="auto"/>
            </w:tcBorders>
            <w:shd w:val="clear" w:color="auto" w:fill="BFBFBF" w:themeFill="background1" w:themeFillShade="BF"/>
            <w:vAlign w:val="center"/>
          </w:tcPr>
          <w:p w14:paraId="6666F7C2" w14:textId="77777777" w:rsidR="005E7342" w:rsidRPr="000123EB"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BFBFBF" w:themeFill="background1" w:themeFillShade="BF"/>
            <w:vAlign w:val="center"/>
          </w:tcPr>
          <w:p w14:paraId="173BB63B"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588" w:type="dxa"/>
            <w:tcBorders>
              <w:top w:val="nil"/>
              <w:left w:val="nil"/>
              <w:bottom w:val="single" w:sz="4" w:space="0" w:color="auto"/>
              <w:right w:val="single" w:sz="4" w:space="0" w:color="auto"/>
            </w:tcBorders>
            <w:shd w:val="clear" w:color="auto" w:fill="BFBFBF" w:themeFill="background1" w:themeFillShade="BF"/>
            <w:vAlign w:val="center"/>
          </w:tcPr>
          <w:p w14:paraId="68CAA65C"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auto" w:fill="BFBFBF" w:themeFill="background1" w:themeFillShade="BF"/>
            <w:vAlign w:val="center"/>
          </w:tcPr>
          <w:p w14:paraId="415D08B7" w14:textId="77777777" w:rsidR="005E7342" w:rsidRPr="00BA4D8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auto" w:fill="BFBFBF" w:themeFill="background1" w:themeFillShade="BF"/>
            <w:vAlign w:val="center"/>
          </w:tcPr>
          <w:p w14:paraId="29242089" w14:textId="77777777" w:rsidR="005E7342" w:rsidRPr="000123EB" w:rsidRDefault="005E7342" w:rsidP="00910EC1">
            <w:pPr>
              <w:spacing w:after="0" w:line="240" w:lineRule="auto"/>
              <w:rPr>
                <w:rFonts w:ascii="Arial" w:eastAsia="Times New Roman" w:hAnsi="Arial" w:cs="Arial"/>
                <w:sz w:val="16"/>
                <w:szCs w:val="16"/>
              </w:rPr>
            </w:pPr>
          </w:p>
        </w:tc>
      </w:tr>
      <w:tr w:rsidR="005E7342" w:rsidRPr="001618D6" w14:paraId="063A2758" w14:textId="77777777" w:rsidTr="00975B4D">
        <w:trPr>
          <w:trHeight w:val="21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40015960" w14:textId="77777777" w:rsidR="005E7342" w:rsidRPr="000123EB" w:rsidRDefault="005E7342" w:rsidP="00910EC1">
            <w:pPr>
              <w:spacing w:after="0" w:line="240" w:lineRule="auto"/>
              <w:jc w:val="center"/>
              <w:rPr>
                <w:rFonts w:ascii="Arial" w:eastAsia="Times New Roman" w:hAnsi="Arial" w:cs="Arial"/>
                <w:sz w:val="16"/>
                <w:szCs w:val="16"/>
              </w:rPr>
            </w:pPr>
            <w:r w:rsidRPr="000123EB">
              <w:rPr>
                <w:rFonts w:ascii="Arial" w:eastAsia="Times New Roman" w:hAnsi="Arial" w:cs="Arial"/>
                <w:sz w:val="16"/>
                <w:szCs w:val="16"/>
              </w:rPr>
              <w:t>13</w:t>
            </w:r>
          </w:p>
        </w:tc>
        <w:tc>
          <w:tcPr>
            <w:tcW w:w="1230" w:type="dxa"/>
            <w:tcBorders>
              <w:top w:val="nil"/>
              <w:left w:val="nil"/>
              <w:bottom w:val="single" w:sz="4" w:space="0" w:color="auto"/>
              <w:right w:val="single" w:sz="4" w:space="0" w:color="auto"/>
            </w:tcBorders>
            <w:shd w:val="clear" w:color="auto" w:fill="FFFFFF" w:themeFill="background1"/>
            <w:vAlign w:val="center"/>
            <w:hideMark/>
          </w:tcPr>
          <w:p w14:paraId="0ECE8DE5" w14:textId="77777777" w:rsidR="005E7342" w:rsidRPr="000123EB" w:rsidRDefault="005E7342" w:rsidP="00910EC1">
            <w:pPr>
              <w:spacing w:after="0" w:line="240" w:lineRule="auto"/>
              <w:jc w:val="center"/>
              <w:rPr>
                <w:rFonts w:ascii="Arial" w:eastAsia="Times New Roman" w:hAnsi="Arial" w:cs="Arial"/>
                <w:sz w:val="16"/>
                <w:szCs w:val="16"/>
              </w:rPr>
            </w:pPr>
            <w:r w:rsidRPr="000123EB">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auto" w:fill="FFFFFF" w:themeFill="background1"/>
            <w:vAlign w:val="center"/>
            <w:hideMark/>
          </w:tcPr>
          <w:p w14:paraId="252651C0" w14:textId="77777777" w:rsidR="005E7342" w:rsidRPr="000123EB" w:rsidRDefault="005E7342" w:rsidP="00910EC1">
            <w:pPr>
              <w:spacing w:after="0" w:line="240" w:lineRule="auto"/>
              <w:rPr>
                <w:rFonts w:ascii="Arial" w:eastAsia="Times New Roman" w:hAnsi="Arial" w:cs="Arial"/>
                <w:sz w:val="16"/>
                <w:szCs w:val="16"/>
              </w:rPr>
            </w:pPr>
            <w:r w:rsidRPr="000123EB">
              <w:rPr>
                <w:rFonts w:ascii="Arial" w:eastAsia="Times New Roman" w:hAnsi="Arial" w:cs="Arial"/>
                <w:sz w:val="16"/>
                <w:szCs w:val="16"/>
              </w:rPr>
              <w:t>Phone Number - Home</w:t>
            </w:r>
          </w:p>
        </w:tc>
        <w:tc>
          <w:tcPr>
            <w:tcW w:w="1890" w:type="dxa"/>
            <w:tcBorders>
              <w:top w:val="nil"/>
              <w:left w:val="nil"/>
              <w:bottom w:val="single" w:sz="4" w:space="0" w:color="auto"/>
              <w:right w:val="single" w:sz="4" w:space="0" w:color="auto"/>
            </w:tcBorders>
            <w:shd w:val="clear" w:color="auto" w:fill="FFFFFF" w:themeFill="background1"/>
            <w:vAlign w:val="center"/>
          </w:tcPr>
          <w:p w14:paraId="4A1AF822" w14:textId="77777777" w:rsidR="005E7342" w:rsidRPr="000123EB"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FFFFFF" w:themeFill="background1"/>
            <w:vAlign w:val="center"/>
            <w:hideMark/>
          </w:tcPr>
          <w:p w14:paraId="07AE11D6" w14:textId="77777777" w:rsidR="005E7342" w:rsidRPr="000123E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588" w:type="dxa"/>
            <w:tcBorders>
              <w:top w:val="nil"/>
              <w:left w:val="nil"/>
              <w:bottom w:val="single" w:sz="4" w:space="0" w:color="auto"/>
              <w:right w:val="single" w:sz="4" w:space="0" w:color="auto"/>
            </w:tcBorders>
            <w:shd w:val="clear" w:color="auto" w:fill="FFFFFF" w:themeFill="background1"/>
            <w:vAlign w:val="center"/>
            <w:hideMark/>
          </w:tcPr>
          <w:p w14:paraId="3BEEFE48" w14:textId="77777777" w:rsidR="005E7342" w:rsidRPr="000123E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838" w:type="dxa"/>
            <w:tcBorders>
              <w:top w:val="nil"/>
              <w:left w:val="nil"/>
              <w:bottom w:val="single" w:sz="4" w:space="0" w:color="auto"/>
              <w:right w:val="single" w:sz="4" w:space="0" w:color="auto"/>
            </w:tcBorders>
            <w:shd w:val="clear" w:color="auto" w:fill="FFFFFF" w:themeFill="background1"/>
            <w:vAlign w:val="center"/>
            <w:hideMark/>
          </w:tcPr>
          <w:p w14:paraId="5A9DEB31" w14:textId="77777777" w:rsidR="005E7342" w:rsidRPr="000123EB" w:rsidRDefault="005E7342" w:rsidP="00910EC1">
            <w:pPr>
              <w:spacing w:after="0" w:line="240" w:lineRule="auto"/>
              <w:rPr>
                <w:rFonts w:ascii="Arial" w:eastAsia="Times New Roman" w:hAnsi="Arial" w:cs="Arial"/>
                <w:sz w:val="16"/>
                <w:szCs w:val="16"/>
              </w:rPr>
            </w:pPr>
            <w:r w:rsidRPr="00BA4D86">
              <w:rPr>
                <w:rFonts w:ascii="Arial" w:eastAsia="Times New Roman" w:hAnsi="Arial" w:cs="Arial"/>
                <w:sz w:val="16"/>
                <w:szCs w:val="16"/>
              </w:rPr>
              <w:t>8885551212</w:t>
            </w:r>
            <w:r w:rsidRPr="000123EB">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auto" w:fill="FFFFFF" w:themeFill="background1"/>
            <w:vAlign w:val="center"/>
          </w:tcPr>
          <w:p w14:paraId="7754AB3C" w14:textId="2C827637" w:rsidR="005E7342" w:rsidRPr="000123EB" w:rsidRDefault="005E7342" w:rsidP="00910EC1">
            <w:pPr>
              <w:spacing w:after="0" w:line="240" w:lineRule="auto"/>
              <w:rPr>
                <w:rFonts w:ascii="Arial" w:eastAsia="Times New Roman" w:hAnsi="Arial" w:cs="Arial"/>
                <w:sz w:val="16"/>
                <w:szCs w:val="16"/>
              </w:rPr>
            </w:pPr>
          </w:p>
        </w:tc>
      </w:tr>
      <w:tr w:rsidR="005E7342" w:rsidRPr="001618D6" w14:paraId="7E16CE23"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000408E7"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lastRenderedPageBreak/>
              <w:t>14</w:t>
            </w:r>
          </w:p>
        </w:tc>
        <w:tc>
          <w:tcPr>
            <w:tcW w:w="1230" w:type="dxa"/>
            <w:tcBorders>
              <w:top w:val="nil"/>
              <w:left w:val="nil"/>
              <w:bottom w:val="single" w:sz="4" w:space="0" w:color="auto"/>
              <w:right w:val="single" w:sz="4" w:space="0" w:color="auto"/>
            </w:tcBorders>
            <w:shd w:val="clear" w:color="auto" w:fill="FFFFFF" w:themeFill="background1"/>
            <w:vAlign w:val="center"/>
            <w:hideMark/>
          </w:tcPr>
          <w:p w14:paraId="35D646A8"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auto" w:fill="FFFFFF" w:themeFill="background1"/>
            <w:vAlign w:val="center"/>
            <w:hideMark/>
          </w:tcPr>
          <w:p w14:paraId="78617279"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Phone Number - Business</w:t>
            </w:r>
          </w:p>
        </w:tc>
        <w:tc>
          <w:tcPr>
            <w:tcW w:w="1890" w:type="dxa"/>
            <w:tcBorders>
              <w:top w:val="nil"/>
              <w:left w:val="nil"/>
              <w:bottom w:val="single" w:sz="4" w:space="0" w:color="auto"/>
              <w:right w:val="single" w:sz="4" w:space="0" w:color="auto"/>
            </w:tcBorders>
            <w:shd w:val="clear" w:color="auto" w:fill="FFFFFF" w:themeFill="background1"/>
            <w:vAlign w:val="center"/>
            <w:hideMark/>
          </w:tcPr>
          <w:p w14:paraId="4D7172AF" w14:textId="5BCB5734"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FFFFFF" w:themeFill="background1"/>
            <w:vAlign w:val="center"/>
            <w:hideMark/>
          </w:tcPr>
          <w:p w14:paraId="14497E9D"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588" w:type="dxa"/>
            <w:tcBorders>
              <w:top w:val="nil"/>
              <w:left w:val="nil"/>
              <w:bottom w:val="single" w:sz="4" w:space="0" w:color="auto"/>
              <w:right w:val="single" w:sz="4" w:space="0" w:color="auto"/>
            </w:tcBorders>
            <w:shd w:val="clear" w:color="auto" w:fill="FFFFFF" w:themeFill="background1"/>
            <w:vAlign w:val="center"/>
            <w:hideMark/>
          </w:tcPr>
          <w:p w14:paraId="628B1B1C"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838" w:type="dxa"/>
            <w:tcBorders>
              <w:top w:val="nil"/>
              <w:left w:val="nil"/>
              <w:bottom w:val="single" w:sz="4" w:space="0" w:color="auto"/>
              <w:right w:val="single" w:sz="4" w:space="0" w:color="auto"/>
            </w:tcBorders>
            <w:shd w:val="clear" w:color="auto" w:fill="FFFFFF" w:themeFill="background1"/>
            <w:vAlign w:val="center"/>
            <w:hideMark/>
          </w:tcPr>
          <w:p w14:paraId="0D9BE55B" w14:textId="77777777" w:rsidR="005E7342" w:rsidRPr="001618D6" w:rsidRDefault="005E7342" w:rsidP="00910EC1">
            <w:pPr>
              <w:spacing w:after="0" w:line="240" w:lineRule="auto"/>
              <w:rPr>
                <w:rFonts w:ascii="Arial" w:eastAsia="Times New Roman" w:hAnsi="Arial" w:cs="Arial"/>
                <w:sz w:val="16"/>
                <w:szCs w:val="16"/>
              </w:rPr>
            </w:pPr>
            <w:r w:rsidRPr="00BA4D86">
              <w:rPr>
                <w:rFonts w:ascii="Arial" w:eastAsia="Times New Roman" w:hAnsi="Arial" w:cs="Arial"/>
                <w:sz w:val="16"/>
                <w:szCs w:val="16"/>
              </w:rPr>
              <w:t>8885551212</w:t>
            </w: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auto" w:fill="FFFFFF" w:themeFill="background1"/>
            <w:vAlign w:val="center"/>
          </w:tcPr>
          <w:p w14:paraId="30BA81EA" w14:textId="23FDF692" w:rsidR="005E7342" w:rsidRPr="001618D6" w:rsidRDefault="005E7342" w:rsidP="00910EC1">
            <w:pPr>
              <w:spacing w:after="0" w:line="240" w:lineRule="auto"/>
              <w:rPr>
                <w:rFonts w:ascii="Arial" w:eastAsia="Times New Roman" w:hAnsi="Arial" w:cs="Arial"/>
                <w:sz w:val="16"/>
                <w:szCs w:val="16"/>
              </w:rPr>
            </w:pPr>
          </w:p>
        </w:tc>
      </w:tr>
      <w:tr w:rsidR="005E7342" w:rsidRPr="001618D6" w14:paraId="6A383369"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F2F2F2" w:themeFill="background1" w:themeFillShade="F2"/>
            <w:vAlign w:val="center"/>
            <w:hideMark/>
          </w:tcPr>
          <w:p w14:paraId="4BEF16A4"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15</w:t>
            </w:r>
          </w:p>
        </w:tc>
        <w:tc>
          <w:tcPr>
            <w:tcW w:w="1230" w:type="dxa"/>
            <w:tcBorders>
              <w:top w:val="nil"/>
              <w:left w:val="nil"/>
              <w:bottom w:val="single" w:sz="4" w:space="0" w:color="auto"/>
              <w:right w:val="single" w:sz="4" w:space="0" w:color="auto"/>
            </w:tcBorders>
            <w:shd w:val="clear" w:color="auto" w:fill="F2F2F2" w:themeFill="background1" w:themeFillShade="F2"/>
            <w:vAlign w:val="center"/>
            <w:hideMark/>
          </w:tcPr>
          <w:p w14:paraId="2E446A38"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auto" w:fill="F2F2F2" w:themeFill="background1" w:themeFillShade="F2"/>
            <w:vAlign w:val="center"/>
            <w:hideMark/>
          </w:tcPr>
          <w:p w14:paraId="11ABBB9E"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Primary Language</w:t>
            </w:r>
          </w:p>
        </w:tc>
        <w:tc>
          <w:tcPr>
            <w:tcW w:w="1890" w:type="dxa"/>
            <w:tcBorders>
              <w:top w:val="nil"/>
              <w:left w:val="nil"/>
              <w:bottom w:val="single" w:sz="4" w:space="0" w:color="auto"/>
              <w:right w:val="single" w:sz="4" w:space="0" w:color="auto"/>
            </w:tcBorders>
            <w:shd w:val="clear" w:color="auto" w:fill="F2F2F2" w:themeFill="background1" w:themeFillShade="F2"/>
            <w:vAlign w:val="center"/>
            <w:hideMark/>
          </w:tcPr>
          <w:p w14:paraId="044944A4" w14:textId="22DD5CA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F2F2F2" w:themeFill="background1" w:themeFillShade="F2"/>
            <w:vAlign w:val="center"/>
            <w:hideMark/>
          </w:tcPr>
          <w:p w14:paraId="09DAE973"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60</w:t>
            </w:r>
          </w:p>
        </w:tc>
        <w:tc>
          <w:tcPr>
            <w:tcW w:w="588" w:type="dxa"/>
            <w:tcBorders>
              <w:top w:val="nil"/>
              <w:left w:val="nil"/>
              <w:bottom w:val="single" w:sz="4" w:space="0" w:color="auto"/>
              <w:right w:val="single" w:sz="4" w:space="0" w:color="auto"/>
            </w:tcBorders>
            <w:shd w:val="clear" w:color="auto" w:fill="F2F2F2" w:themeFill="background1" w:themeFillShade="F2"/>
            <w:vAlign w:val="center"/>
            <w:hideMark/>
          </w:tcPr>
          <w:p w14:paraId="2E3A9827"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838" w:type="dxa"/>
            <w:tcBorders>
              <w:top w:val="nil"/>
              <w:left w:val="nil"/>
              <w:bottom w:val="single" w:sz="4" w:space="0" w:color="auto"/>
              <w:right w:val="single" w:sz="4" w:space="0" w:color="auto"/>
            </w:tcBorders>
            <w:shd w:val="clear" w:color="auto" w:fill="F2F2F2" w:themeFill="background1" w:themeFillShade="F2"/>
            <w:vAlign w:val="center"/>
            <w:hideMark/>
          </w:tcPr>
          <w:p w14:paraId="18EBCC90" w14:textId="21D1CD44" w:rsidR="005E7342" w:rsidRPr="001618D6" w:rsidRDefault="00976D13"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r>
              <w:rPr>
                <w:rFonts w:ascii="Arial" w:eastAsia="Times New Roman" w:hAnsi="Arial" w:cs="Arial"/>
                <w:sz w:val="16"/>
                <w:szCs w:val="16"/>
              </w:rPr>
              <w:t>eng^English^ISO639</w:t>
            </w:r>
          </w:p>
        </w:tc>
        <w:tc>
          <w:tcPr>
            <w:tcW w:w="3420" w:type="dxa"/>
            <w:tcBorders>
              <w:top w:val="nil"/>
              <w:left w:val="nil"/>
              <w:bottom w:val="single" w:sz="4" w:space="0" w:color="auto"/>
              <w:right w:val="double" w:sz="6" w:space="0" w:color="auto"/>
            </w:tcBorders>
            <w:shd w:val="clear" w:color="auto" w:fill="F2F2F2" w:themeFill="background1" w:themeFillShade="F2"/>
            <w:vAlign w:val="center"/>
            <w:hideMark/>
          </w:tcPr>
          <w:p w14:paraId="2913733A" w14:textId="2FD94F50" w:rsidR="005E7342" w:rsidRPr="001618D6" w:rsidRDefault="002B1AF5" w:rsidP="00910EC1">
            <w:pPr>
              <w:spacing w:after="0" w:line="240" w:lineRule="auto"/>
              <w:rPr>
                <w:rFonts w:ascii="Arial" w:eastAsia="Times New Roman" w:hAnsi="Arial" w:cs="Arial"/>
                <w:sz w:val="16"/>
                <w:szCs w:val="16"/>
              </w:rPr>
            </w:pPr>
            <w:r>
              <w:rPr>
                <w:rFonts w:ascii="Arial" w:eastAsia="Times New Roman" w:hAnsi="Arial" w:cs="Arial"/>
                <w:sz w:val="16"/>
                <w:szCs w:val="16"/>
              </w:rPr>
              <w:t xml:space="preserve">See ISO 639 table for list of language codes: </w:t>
            </w:r>
            <w:hyperlink r:id="rId11" w:history="1">
              <w:r w:rsidRPr="0069356D">
                <w:rPr>
                  <w:rStyle w:val="Hyperlink"/>
                  <w:rFonts w:ascii="Arial" w:hAnsi="Arial" w:cs="Arial"/>
                  <w:sz w:val="16"/>
                  <w:szCs w:val="16"/>
                </w:rPr>
                <w:t>https://iso639-3.sil.org/code_tables/639/data</w:t>
              </w:r>
            </w:hyperlink>
          </w:p>
        </w:tc>
      </w:tr>
      <w:tr w:rsidR="005E7342" w:rsidRPr="001618D6" w14:paraId="3ACE7BED"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09193DF5"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16</w:t>
            </w:r>
          </w:p>
        </w:tc>
        <w:tc>
          <w:tcPr>
            <w:tcW w:w="1230" w:type="dxa"/>
            <w:tcBorders>
              <w:top w:val="nil"/>
              <w:left w:val="nil"/>
              <w:bottom w:val="single" w:sz="4" w:space="0" w:color="auto"/>
              <w:right w:val="single" w:sz="4" w:space="0" w:color="auto"/>
            </w:tcBorders>
            <w:shd w:val="clear" w:color="auto" w:fill="BFBFBF" w:themeFill="background1" w:themeFillShade="BF"/>
            <w:vAlign w:val="center"/>
            <w:hideMark/>
          </w:tcPr>
          <w:p w14:paraId="286A8851"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auto" w:fill="BFBFBF" w:themeFill="background1" w:themeFillShade="BF"/>
            <w:vAlign w:val="center"/>
            <w:hideMark/>
          </w:tcPr>
          <w:p w14:paraId="19FC5AA1"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Marital Status</w:t>
            </w:r>
          </w:p>
        </w:tc>
        <w:tc>
          <w:tcPr>
            <w:tcW w:w="1890" w:type="dxa"/>
            <w:tcBorders>
              <w:top w:val="nil"/>
              <w:left w:val="nil"/>
              <w:bottom w:val="single" w:sz="4" w:space="0" w:color="auto"/>
              <w:right w:val="single" w:sz="4" w:space="0" w:color="auto"/>
            </w:tcBorders>
            <w:shd w:val="clear" w:color="auto" w:fill="BFBFBF" w:themeFill="background1" w:themeFillShade="BF"/>
            <w:vAlign w:val="center"/>
            <w:hideMark/>
          </w:tcPr>
          <w:p w14:paraId="012D85BE"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BFBFBF" w:themeFill="background1" w:themeFillShade="BF"/>
            <w:vAlign w:val="center"/>
            <w:hideMark/>
          </w:tcPr>
          <w:p w14:paraId="4A7086CA"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w:t>
            </w:r>
          </w:p>
        </w:tc>
        <w:tc>
          <w:tcPr>
            <w:tcW w:w="588" w:type="dxa"/>
            <w:tcBorders>
              <w:top w:val="nil"/>
              <w:left w:val="nil"/>
              <w:bottom w:val="single" w:sz="4" w:space="0" w:color="auto"/>
              <w:right w:val="single" w:sz="4" w:space="0" w:color="auto"/>
            </w:tcBorders>
            <w:shd w:val="clear" w:color="auto" w:fill="BFBFBF" w:themeFill="background1" w:themeFillShade="BF"/>
            <w:vAlign w:val="center"/>
            <w:hideMark/>
          </w:tcPr>
          <w:p w14:paraId="59EFD923"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auto" w:fill="BFBFBF" w:themeFill="background1" w:themeFillShade="BF"/>
            <w:vAlign w:val="center"/>
            <w:hideMark/>
          </w:tcPr>
          <w:p w14:paraId="6169EC47"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auto" w:fill="BFBFBF" w:themeFill="background1" w:themeFillShade="BF"/>
            <w:vAlign w:val="center"/>
            <w:hideMark/>
          </w:tcPr>
          <w:p w14:paraId="379A5475" w14:textId="77777777" w:rsidR="005E7342" w:rsidRDefault="005E7342" w:rsidP="00910EC1">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002</w:t>
            </w:r>
            <w:r w:rsidRPr="005109FE">
              <w:rPr>
                <w:rFonts w:ascii="Arial" w:eastAsia="Times New Roman" w:hAnsi="Arial" w:cs="Arial"/>
                <w:sz w:val="16"/>
                <w:szCs w:val="16"/>
              </w:rPr>
              <w:t xml:space="preserve"> </w:t>
            </w:r>
            <w:r>
              <w:rPr>
                <w:rFonts w:ascii="Arial" w:eastAsia="Times New Roman" w:hAnsi="Arial" w:cs="Arial"/>
                <w:sz w:val="16"/>
                <w:szCs w:val="16"/>
              </w:rPr>
              <w:t>– Marital Status</w:t>
            </w:r>
          </w:p>
          <w:p w14:paraId="36A6DF3A"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12" w:history="1">
              <w:r w:rsidRPr="00243D02">
                <w:rPr>
                  <w:rStyle w:val="Hyperlink"/>
                  <w:rFonts w:ascii="Arial" w:eastAsia="Times New Roman" w:hAnsi="Arial" w:cs="Arial"/>
                  <w:sz w:val="16"/>
                  <w:szCs w:val="16"/>
                </w:rPr>
                <w:t>http://www.hl7.eu/refactored/tab0002.html</w:t>
              </w:r>
            </w:hyperlink>
            <w:r w:rsidRPr="001618D6">
              <w:rPr>
                <w:rFonts w:ascii="Arial" w:eastAsia="Times New Roman" w:hAnsi="Arial" w:cs="Arial"/>
                <w:sz w:val="16"/>
                <w:szCs w:val="16"/>
              </w:rPr>
              <w:t> </w:t>
            </w:r>
          </w:p>
        </w:tc>
      </w:tr>
      <w:tr w:rsidR="005E7342" w:rsidRPr="001618D6" w14:paraId="53EF4559"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hideMark/>
          </w:tcPr>
          <w:p w14:paraId="1E75145B"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17</w:t>
            </w:r>
          </w:p>
        </w:tc>
        <w:tc>
          <w:tcPr>
            <w:tcW w:w="1230" w:type="dxa"/>
            <w:tcBorders>
              <w:top w:val="nil"/>
              <w:left w:val="nil"/>
              <w:bottom w:val="single" w:sz="4" w:space="0" w:color="auto"/>
              <w:right w:val="single" w:sz="4" w:space="0" w:color="auto"/>
            </w:tcBorders>
            <w:shd w:val="clear" w:color="000000" w:fill="C0C0C0"/>
            <w:vAlign w:val="center"/>
            <w:hideMark/>
          </w:tcPr>
          <w:p w14:paraId="0C9AB80F"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000000" w:fill="C0C0C0"/>
            <w:vAlign w:val="center"/>
            <w:hideMark/>
          </w:tcPr>
          <w:p w14:paraId="2693D87D"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Religion</w:t>
            </w:r>
          </w:p>
        </w:tc>
        <w:tc>
          <w:tcPr>
            <w:tcW w:w="1890" w:type="dxa"/>
            <w:tcBorders>
              <w:top w:val="nil"/>
              <w:left w:val="nil"/>
              <w:bottom w:val="single" w:sz="4" w:space="0" w:color="auto"/>
              <w:right w:val="single" w:sz="4" w:space="0" w:color="auto"/>
            </w:tcBorders>
            <w:shd w:val="clear" w:color="000000" w:fill="C0C0C0"/>
            <w:vAlign w:val="center"/>
            <w:hideMark/>
          </w:tcPr>
          <w:p w14:paraId="10E5005D" w14:textId="213848B0"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hideMark/>
          </w:tcPr>
          <w:p w14:paraId="3C4BB82B"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80</w:t>
            </w:r>
          </w:p>
        </w:tc>
        <w:tc>
          <w:tcPr>
            <w:tcW w:w="588" w:type="dxa"/>
            <w:tcBorders>
              <w:top w:val="nil"/>
              <w:left w:val="nil"/>
              <w:bottom w:val="single" w:sz="4" w:space="0" w:color="auto"/>
              <w:right w:val="single" w:sz="4" w:space="0" w:color="auto"/>
            </w:tcBorders>
            <w:shd w:val="clear" w:color="000000" w:fill="C0C0C0"/>
            <w:vAlign w:val="center"/>
            <w:hideMark/>
          </w:tcPr>
          <w:p w14:paraId="3FE50EEE"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hideMark/>
          </w:tcPr>
          <w:p w14:paraId="517A9AF9"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000000" w:fill="C0C0C0"/>
            <w:vAlign w:val="center"/>
            <w:hideMark/>
          </w:tcPr>
          <w:p w14:paraId="67982C7A"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71590334"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1D4438EE"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18</w:t>
            </w:r>
          </w:p>
        </w:tc>
        <w:tc>
          <w:tcPr>
            <w:tcW w:w="1230" w:type="dxa"/>
            <w:tcBorders>
              <w:top w:val="nil"/>
              <w:left w:val="nil"/>
              <w:bottom w:val="single" w:sz="4" w:space="0" w:color="auto"/>
              <w:right w:val="single" w:sz="4" w:space="0" w:color="auto"/>
            </w:tcBorders>
            <w:shd w:val="clear" w:color="auto" w:fill="BFBFBF" w:themeFill="background1" w:themeFillShade="BF"/>
            <w:vAlign w:val="center"/>
            <w:hideMark/>
          </w:tcPr>
          <w:p w14:paraId="5D48D4E1"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213" w:type="dxa"/>
            <w:tcBorders>
              <w:top w:val="nil"/>
              <w:left w:val="nil"/>
              <w:bottom w:val="single" w:sz="4" w:space="0" w:color="auto"/>
              <w:right w:val="single" w:sz="4" w:space="0" w:color="auto"/>
            </w:tcBorders>
            <w:shd w:val="clear" w:color="auto" w:fill="BFBFBF" w:themeFill="background1" w:themeFillShade="BF"/>
            <w:vAlign w:val="center"/>
            <w:hideMark/>
          </w:tcPr>
          <w:p w14:paraId="4E1BB472"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Account Number</w:t>
            </w:r>
            <w:r>
              <w:rPr>
                <w:rFonts w:ascii="Arial" w:eastAsia="Times New Roman" w:hAnsi="Arial" w:cs="Arial"/>
                <w:sz w:val="16"/>
                <w:szCs w:val="16"/>
              </w:rPr>
              <w:t>: ID</w:t>
            </w:r>
          </w:p>
        </w:tc>
        <w:tc>
          <w:tcPr>
            <w:tcW w:w="1890" w:type="dxa"/>
            <w:tcBorders>
              <w:top w:val="nil"/>
              <w:left w:val="nil"/>
              <w:bottom w:val="single" w:sz="4" w:space="0" w:color="auto"/>
              <w:right w:val="single" w:sz="4" w:space="0" w:color="auto"/>
            </w:tcBorders>
            <w:shd w:val="clear" w:color="auto" w:fill="BFBFBF" w:themeFill="background1" w:themeFillShade="BF"/>
            <w:vAlign w:val="center"/>
          </w:tcPr>
          <w:p w14:paraId="17E66B28"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BFBFBF" w:themeFill="background1" w:themeFillShade="BF"/>
            <w:vAlign w:val="center"/>
            <w:hideMark/>
          </w:tcPr>
          <w:p w14:paraId="7DA9AD07"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30</w:t>
            </w:r>
          </w:p>
        </w:tc>
        <w:tc>
          <w:tcPr>
            <w:tcW w:w="588" w:type="dxa"/>
            <w:tcBorders>
              <w:top w:val="nil"/>
              <w:left w:val="nil"/>
              <w:bottom w:val="single" w:sz="4" w:space="0" w:color="auto"/>
              <w:right w:val="single" w:sz="4" w:space="0" w:color="auto"/>
            </w:tcBorders>
            <w:shd w:val="clear" w:color="auto" w:fill="BFBFBF" w:themeFill="background1" w:themeFillShade="BF"/>
            <w:vAlign w:val="center"/>
            <w:hideMark/>
          </w:tcPr>
          <w:p w14:paraId="715FDB07"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auto" w:fill="BFBFBF" w:themeFill="background1" w:themeFillShade="BF"/>
            <w:vAlign w:val="center"/>
            <w:hideMark/>
          </w:tcPr>
          <w:p w14:paraId="0562948E" w14:textId="77777777"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auto" w:fill="BFBFBF" w:themeFill="background1" w:themeFillShade="BF"/>
            <w:vAlign w:val="center"/>
            <w:hideMark/>
          </w:tcPr>
          <w:p w14:paraId="31E9CC8D" w14:textId="77777777" w:rsidR="005E7342" w:rsidRPr="001618D6" w:rsidRDefault="005E7342" w:rsidP="00910EC1">
            <w:pPr>
              <w:spacing w:after="0" w:line="240" w:lineRule="auto"/>
              <w:rPr>
                <w:rFonts w:ascii="Arial" w:eastAsia="Times New Roman" w:hAnsi="Arial" w:cs="Arial"/>
                <w:sz w:val="16"/>
                <w:szCs w:val="16"/>
              </w:rPr>
            </w:pPr>
          </w:p>
        </w:tc>
      </w:tr>
      <w:tr w:rsidR="005E7342" w:rsidRPr="001618D6" w14:paraId="2E3A8ED3"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EDCD4C1"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18</w:t>
            </w:r>
          </w:p>
        </w:tc>
        <w:tc>
          <w:tcPr>
            <w:tcW w:w="1230" w:type="dxa"/>
            <w:tcBorders>
              <w:top w:val="nil"/>
              <w:left w:val="nil"/>
              <w:bottom w:val="single" w:sz="4" w:space="0" w:color="auto"/>
              <w:right w:val="single" w:sz="4" w:space="0" w:color="auto"/>
            </w:tcBorders>
            <w:shd w:val="clear" w:color="auto" w:fill="BFBFBF" w:themeFill="background1" w:themeFillShade="BF"/>
            <w:vAlign w:val="center"/>
          </w:tcPr>
          <w:p w14:paraId="78DADB7B"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r>
              <w:rPr>
                <w:rFonts w:ascii="Arial" w:eastAsia="Times New Roman" w:hAnsi="Arial" w:cs="Arial"/>
                <w:sz w:val="16"/>
                <w:szCs w:val="16"/>
              </w:rPr>
              <w:t>2 - 5</w:t>
            </w:r>
          </w:p>
        </w:tc>
        <w:tc>
          <w:tcPr>
            <w:tcW w:w="2213" w:type="dxa"/>
            <w:tcBorders>
              <w:top w:val="nil"/>
              <w:left w:val="nil"/>
              <w:bottom w:val="single" w:sz="4" w:space="0" w:color="auto"/>
              <w:right w:val="single" w:sz="4" w:space="0" w:color="auto"/>
            </w:tcBorders>
            <w:shd w:val="clear" w:color="auto" w:fill="BFBFBF" w:themeFill="background1" w:themeFillShade="BF"/>
            <w:vAlign w:val="center"/>
          </w:tcPr>
          <w:p w14:paraId="7F23091F"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Account Number</w:t>
            </w:r>
            <w:r>
              <w:rPr>
                <w:rFonts w:ascii="Arial" w:eastAsia="Times New Roman" w:hAnsi="Arial" w:cs="Arial"/>
                <w:sz w:val="16"/>
                <w:szCs w:val="16"/>
              </w:rPr>
              <w:t>: &lt;multiple sub-fields&gt;</w:t>
            </w:r>
          </w:p>
        </w:tc>
        <w:tc>
          <w:tcPr>
            <w:tcW w:w="1890" w:type="dxa"/>
            <w:tcBorders>
              <w:top w:val="nil"/>
              <w:left w:val="nil"/>
              <w:bottom w:val="single" w:sz="4" w:space="0" w:color="auto"/>
              <w:right w:val="single" w:sz="4" w:space="0" w:color="auto"/>
            </w:tcBorders>
            <w:shd w:val="clear" w:color="auto" w:fill="BFBFBF" w:themeFill="background1" w:themeFillShade="BF"/>
            <w:vAlign w:val="center"/>
          </w:tcPr>
          <w:p w14:paraId="7E21EBCF"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BFBFBF" w:themeFill="background1" w:themeFillShade="BF"/>
            <w:vAlign w:val="center"/>
          </w:tcPr>
          <w:p w14:paraId="766066A5" w14:textId="77777777" w:rsidR="005E7342" w:rsidRDefault="005E7342" w:rsidP="00910EC1">
            <w:pPr>
              <w:spacing w:after="0" w:line="240" w:lineRule="auto"/>
              <w:jc w:val="center"/>
              <w:rPr>
                <w:rFonts w:ascii="Arial" w:eastAsia="Times New Roman" w:hAnsi="Arial" w:cs="Arial"/>
                <w:sz w:val="16"/>
                <w:szCs w:val="16"/>
              </w:rPr>
            </w:pPr>
          </w:p>
        </w:tc>
        <w:tc>
          <w:tcPr>
            <w:tcW w:w="588" w:type="dxa"/>
            <w:tcBorders>
              <w:top w:val="nil"/>
              <w:left w:val="nil"/>
              <w:bottom w:val="single" w:sz="4" w:space="0" w:color="auto"/>
              <w:right w:val="single" w:sz="4" w:space="0" w:color="auto"/>
            </w:tcBorders>
            <w:shd w:val="clear" w:color="auto" w:fill="BFBFBF" w:themeFill="background1" w:themeFillShade="BF"/>
            <w:vAlign w:val="center"/>
          </w:tcPr>
          <w:p w14:paraId="6B4ED148"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auto" w:fill="BFBFBF" w:themeFill="background1" w:themeFillShade="BF"/>
            <w:vAlign w:val="center"/>
          </w:tcPr>
          <w:p w14:paraId="49BFB569" w14:textId="77777777"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auto" w:fill="BFBFBF" w:themeFill="background1" w:themeFillShade="BF"/>
            <w:vAlign w:val="center"/>
          </w:tcPr>
          <w:p w14:paraId="5A9F5988" w14:textId="77777777" w:rsidR="005E7342" w:rsidRPr="001618D6" w:rsidRDefault="005E7342" w:rsidP="00910EC1">
            <w:pPr>
              <w:spacing w:after="0" w:line="240" w:lineRule="auto"/>
              <w:rPr>
                <w:rFonts w:ascii="Arial" w:eastAsia="Times New Roman" w:hAnsi="Arial" w:cs="Arial"/>
                <w:sz w:val="16"/>
                <w:szCs w:val="16"/>
              </w:rPr>
            </w:pPr>
          </w:p>
        </w:tc>
      </w:tr>
      <w:tr w:rsidR="005E7342" w:rsidRPr="001618D6" w14:paraId="494D4E9B"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785F505"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18</w:t>
            </w:r>
          </w:p>
        </w:tc>
        <w:tc>
          <w:tcPr>
            <w:tcW w:w="1230" w:type="dxa"/>
            <w:tcBorders>
              <w:top w:val="nil"/>
              <w:left w:val="nil"/>
              <w:bottom w:val="single" w:sz="4" w:space="0" w:color="auto"/>
              <w:right w:val="single" w:sz="4" w:space="0" w:color="auto"/>
            </w:tcBorders>
            <w:shd w:val="clear" w:color="auto" w:fill="BFBFBF" w:themeFill="background1" w:themeFillShade="BF"/>
            <w:vAlign w:val="center"/>
          </w:tcPr>
          <w:p w14:paraId="0915756B"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2213" w:type="dxa"/>
            <w:tcBorders>
              <w:top w:val="nil"/>
              <w:left w:val="nil"/>
              <w:bottom w:val="single" w:sz="4" w:space="0" w:color="auto"/>
              <w:right w:val="single" w:sz="4" w:space="0" w:color="auto"/>
            </w:tcBorders>
            <w:shd w:val="clear" w:color="auto" w:fill="BFBFBF" w:themeFill="background1" w:themeFillShade="BF"/>
            <w:vAlign w:val="center"/>
          </w:tcPr>
          <w:p w14:paraId="174650FB"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Account Number</w:t>
            </w:r>
            <w:r>
              <w:rPr>
                <w:rFonts w:ascii="Arial" w:eastAsia="Times New Roman" w:hAnsi="Arial" w:cs="Arial"/>
                <w:sz w:val="16"/>
                <w:szCs w:val="16"/>
              </w:rPr>
              <w:t>: Assigning Facility</w:t>
            </w:r>
          </w:p>
        </w:tc>
        <w:tc>
          <w:tcPr>
            <w:tcW w:w="1890" w:type="dxa"/>
            <w:tcBorders>
              <w:top w:val="nil"/>
              <w:left w:val="nil"/>
              <w:bottom w:val="single" w:sz="4" w:space="0" w:color="auto"/>
              <w:right w:val="single" w:sz="4" w:space="0" w:color="auto"/>
            </w:tcBorders>
            <w:shd w:val="clear" w:color="auto" w:fill="BFBFBF" w:themeFill="background1" w:themeFillShade="BF"/>
            <w:vAlign w:val="center"/>
          </w:tcPr>
          <w:p w14:paraId="7F9D6F1E"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BFBFBF" w:themeFill="background1" w:themeFillShade="BF"/>
            <w:vAlign w:val="center"/>
          </w:tcPr>
          <w:p w14:paraId="55BCCC1B"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30</w:t>
            </w:r>
          </w:p>
        </w:tc>
        <w:tc>
          <w:tcPr>
            <w:tcW w:w="588" w:type="dxa"/>
            <w:tcBorders>
              <w:top w:val="nil"/>
              <w:left w:val="nil"/>
              <w:bottom w:val="single" w:sz="4" w:space="0" w:color="auto"/>
              <w:right w:val="single" w:sz="4" w:space="0" w:color="auto"/>
            </w:tcBorders>
            <w:shd w:val="clear" w:color="auto" w:fill="BFBFBF" w:themeFill="background1" w:themeFillShade="BF"/>
            <w:vAlign w:val="center"/>
          </w:tcPr>
          <w:p w14:paraId="46EF0B8A"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auto" w:fill="BFBFBF" w:themeFill="background1" w:themeFillShade="BF"/>
            <w:vAlign w:val="center"/>
          </w:tcPr>
          <w:p w14:paraId="5B9A7DE7" w14:textId="77777777"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auto" w:fill="BFBFBF" w:themeFill="background1" w:themeFillShade="BF"/>
            <w:vAlign w:val="center"/>
          </w:tcPr>
          <w:p w14:paraId="50DCFFC7" w14:textId="60E909AA" w:rsidR="005E7342" w:rsidRPr="001618D6" w:rsidRDefault="005E7342" w:rsidP="00910EC1">
            <w:pPr>
              <w:spacing w:after="0" w:line="240" w:lineRule="auto"/>
              <w:rPr>
                <w:rFonts w:ascii="Arial" w:eastAsia="Times New Roman" w:hAnsi="Arial" w:cs="Arial"/>
                <w:sz w:val="16"/>
                <w:szCs w:val="16"/>
              </w:rPr>
            </w:pPr>
          </w:p>
        </w:tc>
      </w:tr>
      <w:tr w:rsidR="005E7342" w:rsidRPr="001618D6" w14:paraId="135D449B"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5CD7DEE"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18</w:t>
            </w:r>
          </w:p>
        </w:tc>
        <w:tc>
          <w:tcPr>
            <w:tcW w:w="1230" w:type="dxa"/>
            <w:tcBorders>
              <w:top w:val="nil"/>
              <w:left w:val="nil"/>
              <w:bottom w:val="single" w:sz="4" w:space="0" w:color="auto"/>
              <w:right w:val="single" w:sz="4" w:space="0" w:color="auto"/>
            </w:tcBorders>
            <w:shd w:val="clear" w:color="auto" w:fill="BFBFBF" w:themeFill="background1" w:themeFillShade="BF"/>
            <w:vAlign w:val="center"/>
          </w:tcPr>
          <w:p w14:paraId="2764E356"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7 - 8</w:t>
            </w:r>
          </w:p>
        </w:tc>
        <w:tc>
          <w:tcPr>
            <w:tcW w:w="2213" w:type="dxa"/>
            <w:tcBorders>
              <w:top w:val="nil"/>
              <w:left w:val="nil"/>
              <w:bottom w:val="single" w:sz="4" w:space="0" w:color="auto"/>
              <w:right w:val="single" w:sz="4" w:space="0" w:color="auto"/>
            </w:tcBorders>
            <w:shd w:val="clear" w:color="auto" w:fill="BFBFBF" w:themeFill="background1" w:themeFillShade="BF"/>
            <w:vAlign w:val="center"/>
          </w:tcPr>
          <w:p w14:paraId="647225D8"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Account Number</w:t>
            </w:r>
            <w:r>
              <w:rPr>
                <w:rFonts w:ascii="Arial" w:eastAsia="Times New Roman" w:hAnsi="Arial" w:cs="Arial"/>
                <w:sz w:val="16"/>
                <w:szCs w:val="16"/>
              </w:rPr>
              <w:t>: &lt;multiple sub-fields&gt;</w:t>
            </w:r>
          </w:p>
        </w:tc>
        <w:tc>
          <w:tcPr>
            <w:tcW w:w="1890" w:type="dxa"/>
            <w:tcBorders>
              <w:top w:val="nil"/>
              <w:left w:val="nil"/>
              <w:bottom w:val="single" w:sz="4" w:space="0" w:color="auto"/>
              <w:right w:val="single" w:sz="4" w:space="0" w:color="auto"/>
            </w:tcBorders>
            <w:shd w:val="clear" w:color="auto" w:fill="BFBFBF" w:themeFill="background1" w:themeFillShade="BF"/>
            <w:vAlign w:val="center"/>
          </w:tcPr>
          <w:p w14:paraId="0A22B3E0"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BFBFBF" w:themeFill="background1" w:themeFillShade="BF"/>
            <w:vAlign w:val="center"/>
          </w:tcPr>
          <w:p w14:paraId="705B5B22" w14:textId="77777777" w:rsidR="005E7342" w:rsidRDefault="005E7342" w:rsidP="00910EC1">
            <w:pPr>
              <w:spacing w:after="0" w:line="240" w:lineRule="auto"/>
              <w:jc w:val="center"/>
              <w:rPr>
                <w:rFonts w:ascii="Arial" w:eastAsia="Times New Roman" w:hAnsi="Arial" w:cs="Arial"/>
                <w:sz w:val="16"/>
                <w:szCs w:val="16"/>
              </w:rPr>
            </w:pPr>
          </w:p>
        </w:tc>
        <w:tc>
          <w:tcPr>
            <w:tcW w:w="588" w:type="dxa"/>
            <w:tcBorders>
              <w:top w:val="nil"/>
              <w:left w:val="nil"/>
              <w:bottom w:val="single" w:sz="4" w:space="0" w:color="auto"/>
              <w:right w:val="single" w:sz="4" w:space="0" w:color="auto"/>
            </w:tcBorders>
            <w:shd w:val="clear" w:color="auto" w:fill="BFBFBF" w:themeFill="background1" w:themeFillShade="BF"/>
            <w:vAlign w:val="center"/>
          </w:tcPr>
          <w:p w14:paraId="7BC4217B"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auto" w:fill="BFBFBF" w:themeFill="background1" w:themeFillShade="BF"/>
            <w:vAlign w:val="center"/>
          </w:tcPr>
          <w:p w14:paraId="2E456EE2" w14:textId="77777777" w:rsidR="005E7342"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auto" w:fill="BFBFBF" w:themeFill="background1" w:themeFillShade="BF"/>
            <w:vAlign w:val="center"/>
          </w:tcPr>
          <w:p w14:paraId="38BBB00A" w14:textId="77777777" w:rsidR="005E7342" w:rsidRPr="001618D6" w:rsidRDefault="005E7342" w:rsidP="00910EC1">
            <w:pPr>
              <w:spacing w:after="0" w:line="240" w:lineRule="auto"/>
              <w:rPr>
                <w:rFonts w:ascii="Arial" w:eastAsia="Times New Roman" w:hAnsi="Arial" w:cs="Arial"/>
                <w:sz w:val="16"/>
                <w:szCs w:val="16"/>
              </w:rPr>
            </w:pPr>
          </w:p>
        </w:tc>
      </w:tr>
      <w:tr w:rsidR="00911196" w:rsidRPr="00911196" w14:paraId="2CB0D098" w14:textId="77777777" w:rsidTr="00D12D25">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7C1DA108" w14:textId="77777777" w:rsidR="005E7342" w:rsidRPr="00D12D25" w:rsidRDefault="005E7342" w:rsidP="00910EC1">
            <w:pPr>
              <w:spacing w:after="0" w:line="240" w:lineRule="auto"/>
              <w:jc w:val="center"/>
              <w:rPr>
                <w:rFonts w:ascii="Arial" w:eastAsia="Times New Roman" w:hAnsi="Arial" w:cs="Arial"/>
                <w:sz w:val="16"/>
                <w:szCs w:val="16"/>
              </w:rPr>
            </w:pPr>
            <w:r w:rsidRPr="00D12D25">
              <w:rPr>
                <w:rFonts w:ascii="Arial" w:eastAsia="Times New Roman" w:hAnsi="Arial" w:cs="Arial"/>
                <w:sz w:val="16"/>
                <w:szCs w:val="16"/>
              </w:rPr>
              <w:t>19</w:t>
            </w:r>
          </w:p>
        </w:tc>
        <w:tc>
          <w:tcPr>
            <w:tcW w:w="1230" w:type="dxa"/>
            <w:tcBorders>
              <w:top w:val="nil"/>
              <w:left w:val="nil"/>
              <w:bottom w:val="single" w:sz="4" w:space="0" w:color="auto"/>
              <w:right w:val="single" w:sz="4" w:space="0" w:color="auto"/>
            </w:tcBorders>
            <w:shd w:val="clear" w:color="auto" w:fill="FFFFFF" w:themeFill="background1"/>
            <w:vAlign w:val="center"/>
          </w:tcPr>
          <w:p w14:paraId="17B7AEFD" w14:textId="77777777" w:rsidR="005E7342" w:rsidRPr="00D12D25" w:rsidRDefault="005E7342" w:rsidP="00910EC1">
            <w:pPr>
              <w:spacing w:after="0" w:line="240" w:lineRule="auto"/>
              <w:jc w:val="center"/>
              <w:rPr>
                <w:rFonts w:ascii="Arial" w:eastAsia="Times New Roman" w:hAnsi="Arial" w:cs="Arial"/>
                <w:sz w:val="16"/>
                <w:szCs w:val="16"/>
              </w:rPr>
            </w:pPr>
          </w:p>
        </w:tc>
        <w:tc>
          <w:tcPr>
            <w:tcW w:w="2213" w:type="dxa"/>
            <w:tcBorders>
              <w:top w:val="nil"/>
              <w:left w:val="nil"/>
              <w:bottom w:val="single" w:sz="4" w:space="0" w:color="auto"/>
              <w:right w:val="single" w:sz="4" w:space="0" w:color="auto"/>
            </w:tcBorders>
            <w:shd w:val="clear" w:color="auto" w:fill="FFFFFF" w:themeFill="background1"/>
            <w:vAlign w:val="center"/>
          </w:tcPr>
          <w:p w14:paraId="7CC0D5C8" w14:textId="77777777" w:rsidR="005E7342" w:rsidRPr="00D12D25" w:rsidRDefault="005E7342" w:rsidP="00910EC1">
            <w:pPr>
              <w:spacing w:after="0" w:line="240" w:lineRule="auto"/>
              <w:rPr>
                <w:rFonts w:ascii="Arial" w:eastAsia="Times New Roman" w:hAnsi="Arial" w:cs="Arial"/>
                <w:sz w:val="16"/>
                <w:szCs w:val="16"/>
              </w:rPr>
            </w:pPr>
            <w:r w:rsidRPr="00D12D25">
              <w:rPr>
                <w:rFonts w:ascii="Arial" w:eastAsia="Times New Roman" w:hAnsi="Arial" w:cs="Arial"/>
                <w:sz w:val="16"/>
                <w:szCs w:val="16"/>
              </w:rPr>
              <w:t>SSN Number - Patient</w:t>
            </w:r>
          </w:p>
        </w:tc>
        <w:tc>
          <w:tcPr>
            <w:tcW w:w="1890" w:type="dxa"/>
            <w:tcBorders>
              <w:top w:val="nil"/>
              <w:left w:val="nil"/>
              <w:bottom w:val="single" w:sz="4" w:space="0" w:color="auto"/>
              <w:right w:val="single" w:sz="4" w:space="0" w:color="auto"/>
            </w:tcBorders>
            <w:shd w:val="clear" w:color="auto" w:fill="FFFFFF" w:themeFill="background1"/>
            <w:vAlign w:val="center"/>
          </w:tcPr>
          <w:p w14:paraId="0CD64A80" w14:textId="77777777" w:rsidR="005E7342" w:rsidRPr="00D12D25"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FFFFFF" w:themeFill="background1"/>
            <w:vAlign w:val="center"/>
          </w:tcPr>
          <w:p w14:paraId="13F4D942" w14:textId="77777777" w:rsidR="005E7342" w:rsidRPr="00D12D25" w:rsidRDefault="005E7342" w:rsidP="00910EC1">
            <w:pPr>
              <w:spacing w:after="0" w:line="240" w:lineRule="auto"/>
              <w:jc w:val="center"/>
              <w:rPr>
                <w:rFonts w:ascii="Arial" w:eastAsia="Times New Roman" w:hAnsi="Arial" w:cs="Arial"/>
                <w:sz w:val="16"/>
                <w:szCs w:val="16"/>
              </w:rPr>
            </w:pPr>
            <w:r w:rsidRPr="00D12D25">
              <w:rPr>
                <w:rFonts w:ascii="Arial" w:eastAsia="Times New Roman" w:hAnsi="Arial" w:cs="Arial"/>
                <w:sz w:val="16"/>
                <w:szCs w:val="16"/>
              </w:rPr>
              <w:t>16</w:t>
            </w:r>
          </w:p>
        </w:tc>
        <w:tc>
          <w:tcPr>
            <w:tcW w:w="588" w:type="dxa"/>
            <w:tcBorders>
              <w:top w:val="nil"/>
              <w:left w:val="nil"/>
              <w:bottom w:val="single" w:sz="4" w:space="0" w:color="auto"/>
              <w:right w:val="single" w:sz="4" w:space="0" w:color="auto"/>
            </w:tcBorders>
            <w:shd w:val="clear" w:color="auto" w:fill="FFFFFF" w:themeFill="background1"/>
            <w:vAlign w:val="center"/>
          </w:tcPr>
          <w:p w14:paraId="333F7AC4" w14:textId="276F2C11" w:rsidR="005E7342" w:rsidRPr="00D12D25" w:rsidRDefault="00D12D25"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838" w:type="dxa"/>
            <w:tcBorders>
              <w:top w:val="nil"/>
              <w:left w:val="nil"/>
              <w:bottom w:val="single" w:sz="4" w:space="0" w:color="auto"/>
              <w:right w:val="single" w:sz="4" w:space="0" w:color="auto"/>
            </w:tcBorders>
            <w:shd w:val="clear" w:color="auto" w:fill="FFFFFF" w:themeFill="background1"/>
            <w:vAlign w:val="center"/>
          </w:tcPr>
          <w:p w14:paraId="2555771D" w14:textId="77777777" w:rsidR="005E7342" w:rsidRPr="00D12D25" w:rsidRDefault="005E7342" w:rsidP="00910EC1">
            <w:pPr>
              <w:spacing w:after="0" w:line="240" w:lineRule="auto"/>
              <w:rPr>
                <w:rFonts w:ascii="Arial" w:eastAsia="Times New Roman" w:hAnsi="Arial" w:cs="Arial"/>
                <w:sz w:val="16"/>
                <w:szCs w:val="16"/>
              </w:rPr>
            </w:pPr>
            <w:r w:rsidRPr="00D12D25">
              <w:rPr>
                <w:rFonts w:ascii="Arial" w:eastAsia="Times New Roman" w:hAnsi="Arial" w:cs="Arial"/>
                <w:sz w:val="16"/>
                <w:szCs w:val="16"/>
              </w:rPr>
              <w:t>123456789</w:t>
            </w:r>
          </w:p>
        </w:tc>
        <w:tc>
          <w:tcPr>
            <w:tcW w:w="3420" w:type="dxa"/>
            <w:tcBorders>
              <w:top w:val="nil"/>
              <w:left w:val="nil"/>
              <w:bottom w:val="single" w:sz="4" w:space="0" w:color="auto"/>
              <w:right w:val="double" w:sz="6" w:space="0" w:color="auto"/>
            </w:tcBorders>
            <w:shd w:val="clear" w:color="auto" w:fill="FFFFFF" w:themeFill="background1"/>
            <w:vAlign w:val="center"/>
          </w:tcPr>
          <w:p w14:paraId="5AC75911" w14:textId="6EFA6216" w:rsidR="005E7342" w:rsidRPr="00D12D25" w:rsidRDefault="005E7342" w:rsidP="00910EC1">
            <w:pPr>
              <w:spacing w:after="0" w:line="240" w:lineRule="auto"/>
              <w:rPr>
                <w:rFonts w:ascii="Arial" w:eastAsia="Times New Roman" w:hAnsi="Arial" w:cs="Arial"/>
                <w:sz w:val="16"/>
                <w:szCs w:val="16"/>
              </w:rPr>
            </w:pPr>
          </w:p>
        </w:tc>
      </w:tr>
      <w:tr w:rsidR="005E7342" w:rsidRPr="001618D6" w14:paraId="7D846EB1" w14:textId="77777777" w:rsidTr="00975B4D">
        <w:trPr>
          <w:trHeight w:val="450"/>
        </w:trPr>
        <w:tc>
          <w:tcPr>
            <w:tcW w:w="679" w:type="dxa"/>
            <w:tcBorders>
              <w:top w:val="nil"/>
              <w:left w:val="double" w:sz="6" w:space="0" w:color="auto"/>
              <w:bottom w:val="single" w:sz="4" w:space="0" w:color="auto"/>
              <w:right w:val="single" w:sz="4" w:space="0" w:color="auto"/>
            </w:tcBorders>
            <w:shd w:val="clear" w:color="000000" w:fill="C0C0C0"/>
            <w:vAlign w:val="center"/>
            <w:hideMark/>
          </w:tcPr>
          <w:p w14:paraId="163F34E2"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20</w:t>
            </w:r>
          </w:p>
        </w:tc>
        <w:tc>
          <w:tcPr>
            <w:tcW w:w="1230" w:type="dxa"/>
            <w:tcBorders>
              <w:top w:val="nil"/>
              <w:left w:val="nil"/>
              <w:bottom w:val="single" w:sz="4" w:space="0" w:color="auto"/>
              <w:right w:val="single" w:sz="4" w:space="0" w:color="auto"/>
            </w:tcBorders>
            <w:shd w:val="clear" w:color="000000" w:fill="C0C0C0"/>
            <w:vAlign w:val="center"/>
            <w:hideMark/>
          </w:tcPr>
          <w:p w14:paraId="11DC7787"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000000" w:fill="C0C0C0"/>
            <w:vAlign w:val="center"/>
            <w:hideMark/>
          </w:tcPr>
          <w:p w14:paraId="51E23D13"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Driver's License Number - Patient</w:t>
            </w:r>
          </w:p>
        </w:tc>
        <w:tc>
          <w:tcPr>
            <w:tcW w:w="1890" w:type="dxa"/>
            <w:tcBorders>
              <w:top w:val="nil"/>
              <w:left w:val="nil"/>
              <w:bottom w:val="single" w:sz="4" w:space="0" w:color="auto"/>
              <w:right w:val="single" w:sz="4" w:space="0" w:color="auto"/>
            </w:tcBorders>
            <w:shd w:val="clear" w:color="000000" w:fill="C0C0C0"/>
            <w:vAlign w:val="center"/>
            <w:hideMark/>
          </w:tcPr>
          <w:p w14:paraId="6F4DE33B" w14:textId="07494F7F"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1A134CC4"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25</w:t>
            </w:r>
          </w:p>
        </w:tc>
        <w:tc>
          <w:tcPr>
            <w:tcW w:w="588" w:type="dxa"/>
            <w:tcBorders>
              <w:top w:val="nil"/>
              <w:left w:val="nil"/>
              <w:bottom w:val="single" w:sz="4" w:space="0" w:color="auto"/>
              <w:right w:val="single" w:sz="4" w:space="0" w:color="auto"/>
            </w:tcBorders>
            <w:shd w:val="clear" w:color="000000" w:fill="C0C0C0"/>
            <w:vAlign w:val="center"/>
            <w:hideMark/>
          </w:tcPr>
          <w:p w14:paraId="7174B844"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hideMark/>
          </w:tcPr>
          <w:p w14:paraId="25CE0A55"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000000" w:fill="C0C0C0"/>
            <w:vAlign w:val="center"/>
            <w:hideMark/>
          </w:tcPr>
          <w:p w14:paraId="6C6F1BA5"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304EC871"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hideMark/>
          </w:tcPr>
          <w:p w14:paraId="5C976FEA"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21</w:t>
            </w:r>
          </w:p>
        </w:tc>
        <w:tc>
          <w:tcPr>
            <w:tcW w:w="1230" w:type="dxa"/>
            <w:tcBorders>
              <w:top w:val="nil"/>
              <w:left w:val="nil"/>
              <w:bottom w:val="single" w:sz="4" w:space="0" w:color="auto"/>
              <w:right w:val="single" w:sz="4" w:space="0" w:color="auto"/>
            </w:tcBorders>
            <w:shd w:val="clear" w:color="000000" w:fill="C0C0C0"/>
            <w:vAlign w:val="center"/>
            <w:hideMark/>
          </w:tcPr>
          <w:p w14:paraId="38AD4856"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000000" w:fill="C0C0C0"/>
            <w:vAlign w:val="center"/>
            <w:hideMark/>
          </w:tcPr>
          <w:p w14:paraId="6ABCED65"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Mother's Identifier</w:t>
            </w:r>
          </w:p>
        </w:tc>
        <w:tc>
          <w:tcPr>
            <w:tcW w:w="1890" w:type="dxa"/>
            <w:tcBorders>
              <w:top w:val="nil"/>
              <w:left w:val="nil"/>
              <w:bottom w:val="single" w:sz="4" w:space="0" w:color="auto"/>
              <w:right w:val="single" w:sz="4" w:space="0" w:color="auto"/>
            </w:tcBorders>
            <w:shd w:val="clear" w:color="000000" w:fill="C0C0C0"/>
            <w:vAlign w:val="center"/>
            <w:hideMark/>
          </w:tcPr>
          <w:p w14:paraId="6CEC39F1" w14:textId="227B8086"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3D77D53A"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588" w:type="dxa"/>
            <w:tcBorders>
              <w:top w:val="nil"/>
              <w:left w:val="nil"/>
              <w:bottom w:val="single" w:sz="4" w:space="0" w:color="auto"/>
              <w:right w:val="single" w:sz="4" w:space="0" w:color="auto"/>
            </w:tcBorders>
            <w:shd w:val="clear" w:color="000000" w:fill="C0C0C0"/>
            <w:vAlign w:val="center"/>
            <w:hideMark/>
          </w:tcPr>
          <w:p w14:paraId="393BE385"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hideMark/>
          </w:tcPr>
          <w:p w14:paraId="499429CD"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000000" w:fill="C0C0C0"/>
            <w:vAlign w:val="center"/>
            <w:hideMark/>
          </w:tcPr>
          <w:p w14:paraId="5414780F"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591CB4A7"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596C6D97"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22</w:t>
            </w:r>
          </w:p>
        </w:tc>
        <w:tc>
          <w:tcPr>
            <w:tcW w:w="1230" w:type="dxa"/>
            <w:tcBorders>
              <w:top w:val="nil"/>
              <w:left w:val="nil"/>
              <w:bottom w:val="single" w:sz="4" w:space="0" w:color="auto"/>
              <w:right w:val="single" w:sz="4" w:space="0" w:color="auto"/>
            </w:tcBorders>
            <w:shd w:val="clear" w:color="auto" w:fill="BFBFBF" w:themeFill="background1" w:themeFillShade="BF"/>
            <w:vAlign w:val="center"/>
            <w:hideMark/>
          </w:tcPr>
          <w:p w14:paraId="2FB53231"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auto" w:fill="BFBFBF" w:themeFill="background1" w:themeFillShade="BF"/>
            <w:vAlign w:val="center"/>
            <w:hideMark/>
          </w:tcPr>
          <w:p w14:paraId="555350B3"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Ethnic Group</w:t>
            </w:r>
          </w:p>
        </w:tc>
        <w:tc>
          <w:tcPr>
            <w:tcW w:w="1890" w:type="dxa"/>
            <w:tcBorders>
              <w:top w:val="nil"/>
              <w:left w:val="nil"/>
              <w:bottom w:val="single" w:sz="4" w:space="0" w:color="auto"/>
              <w:right w:val="single" w:sz="4" w:space="0" w:color="auto"/>
            </w:tcBorders>
            <w:shd w:val="clear" w:color="auto" w:fill="BFBFBF" w:themeFill="background1" w:themeFillShade="BF"/>
            <w:vAlign w:val="center"/>
            <w:hideMark/>
          </w:tcPr>
          <w:p w14:paraId="784BC721"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BFBFBF" w:themeFill="background1" w:themeFillShade="BF"/>
            <w:vAlign w:val="center"/>
          </w:tcPr>
          <w:p w14:paraId="0E23309B"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588" w:type="dxa"/>
            <w:tcBorders>
              <w:top w:val="nil"/>
              <w:left w:val="nil"/>
              <w:bottom w:val="single" w:sz="4" w:space="0" w:color="auto"/>
              <w:right w:val="single" w:sz="4" w:space="0" w:color="auto"/>
            </w:tcBorders>
            <w:shd w:val="clear" w:color="auto" w:fill="BFBFBF" w:themeFill="background1" w:themeFillShade="BF"/>
            <w:vAlign w:val="center"/>
            <w:hideMark/>
          </w:tcPr>
          <w:p w14:paraId="770C6845"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auto" w:fill="BFBFBF" w:themeFill="background1" w:themeFillShade="BF"/>
            <w:vAlign w:val="center"/>
            <w:hideMark/>
          </w:tcPr>
          <w:p w14:paraId="32092796"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auto" w:fill="BFBFBF" w:themeFill="background1" w:themeFillShade="BF"/>
            <w:vAlign w:val="center"/>
            <w:hideMark/>
          </w:tcPr>
          <w:p w14:paraId="24407D89"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249FBB80"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hideMark/>
          </w:tcPr>
          <w:p w14:paraId="3D4B5A3D"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23</w:t>
            </w:r>
          </w:p>
        </w:tc>
        <w:tc>
          <w:tcPr>
            <w:tcW w:w="1230" w:type="dxa"/>
            <w:tcBorders>
              <w:top w:val="nil"/>
              <w:left w:val="nil"/>
              <w:bottom w:val="single" w:sz="4" w:space="0" w:color="auto"/>
              <w:right w:val="single" w:sz="4" w:space="0" w:color="auto"/>
            </w:tcBorders>
            <w:shd w:val="clear" w:color="000000" w:fill="C0C0C0"/>
            <w:vAlign w:val="center"/>
            <w:hideMark/>
          </w:tcPr>
          <w:p w14:paraId="0ED19B66"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000000" w:fill="C0C0C0"/>
            <w:vAlign w:val="center"/>
            <w:hideMark/>
          </w:tcPr>
          <w:p w14:paraId="1A43453D"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Birth Place</w:t>
            </w:r>
          </w:p>
        </w:tc>
        <w:tc>
          <w:tcPr>
            <w:tcW w:w="1890" w:type="dxa"/>
            <w:tcBorders>
              <w:top w:val="nil"/>
              <w:left w:val="nil"/>
              <w:bottom w:val="single" w:sz="4" w:space="0" w:color="auto"/>
              <w:right w:val="single" w:sz="4" w:space="0" w:color="auto"/>
            </w:tcBorders>
            <w:shd w:val="clear" w:color="000000" w:fill="C0C0C0"/>
            <w:vAlign w:val="center"/>
            <w:hideMark/>
          </w:tcPr>
          <w:p w14:paraId="21C3FCF2" w14:textId="76FE4FCC"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76CB83D6"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588" w:type="dxa"/>
            <w:tcBorders>
              <w:top w:val="nil"/>
              <w:left w:val="nil"/>
              <w:bottom w:val="single" w:sz="4" w:space="0" w:color="auto"/>
              <w:right w:val="single" w:sz="4" w:space="0" w:color="auto"/>
            </w:tcBorders>
            <w:shd w:val="clear" w:color="000000" w:fill="C0C0C0"/>
            <w:vAlign w:val="center"/>
            <w:hideMark/>
          </w:tcPr>
          <w:p w14:paraId="788DA439"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hideMark/>
          </w:tcPr>
          <w:p w14:paraId="6CE205BB"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000000" w:fill="C0C0C0"/>
            <w:vAlign w:val="center"/>
            <w:hideMark/>
          </w:tcPr>
          <w:p w14:paraId="3602CDD9"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1EC870E8"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hideMark/>
          </w:tcPr>
          <w:p w14:paraId="1EE8E3C9"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24</w:t>
            </w:r>
          </w:p>
        </w:tc>
        <w:tc>
          <w:tcPr>
            <w:tcW w:w="1230" w:type="dxa"/>
            <w:tcBorders>
              <w:top w:val="nil"/>
              <w:left w:val="nil"/>
              <w:bottom w:val="single" w:sz="4" w:space="0" w:color="auto"/>
              <w:right w:val="single" w:sz="4" w:space="0" w:color="auto"/>
            </w:tcBorders>
            <w:shd w:val="clear" w:color="000000" w:fill="C0C0C0"/>
            <w:vAlign w:val="center"/>
            <w:hideMark/>
          </w:tcPr>
          <w:p w14:paraId="67775807"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000000" w:fill="C0C0C0"/>
            <w:vAlign w:val="center"/>
            <w:hideMark/>
          </w:tcPr>
          <w:p w14:paraId="687905B8"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Multiple Birth Indicator</w:t>
            </w:r>
          </w:p>
        </w:tc>
        <w:tc>
          <w:tcPr>
            <w:tcW w:w="1890" w:type="dxa"/>
            <w:tcBorders>
              <w:top w:val="nil"/>
              <w:left w:val="nil"/>
              <w:bottom w:val="single" w:sz="4" w:space="0" w:color="auto"/>
              <w:right w:val="single" w:sz="4" w:space="0" w:color="auto"/>
            </w:tcBorders>
            <w:shd w:val="clear" w:color="000000" w:fill="C0C0C0"/>
            <w:vAlign w:val="center"/>
            <w:hideMark/>
          </w:tcPr>
          <w:p w14:paraId="05DD4362" w14:textId="15482B04"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146EAA6C"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588" w:type="dxa"/>
            <w:tcBorders>
              <w:top w:val="nil"/>
              <w:left w:val="nil"/>
              <w:bottom w:val="single" w:sz="4" w:space="0" w:color="auto"/>
              <w:right w:val="single" w:sz="4" w:space="0" w:color="auto"/>
            </w:tcBorders>
            <w:shd w:val="clear" w:color="000000" w:fill="C0C0C0"/>
            <w:vAlign w:val="center"/>
            <w:hideMark/>
          </w:tcPr>
          <w:p w14:paraId="748C9DF7"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hideMark/>
          </w:tcPr>
          <w:p w14:paraId="5194F76D"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000000" w:fill="C0C0C0"/>
            <w:vAlign w:val="center"/>
            <w:hideMark/>
          </w:tcPr>
          <w:p w14:paraId="5AE5039C"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2840E50B" w14:textId="77777777" w:rsidTr="00975B4D">
        <w:trPr>
          <w:trHeight w:val="255"/>
        </w:trPr>
        <w:tc>
          <w:tcPr>
            <w:tcW w:w="679" w:type="dxa"/>
            <w:tcBorders>
              <w:top w:val="single" w:sz="4" w:space="0" w:color="auto"/>
              <w:left w:val="double" w:sz="6" w:space="0" w:color="auto"/>
              <w:bottom w:val="single" w:sz="4" w:space="0" w:color="auto"/>
              <w:right w:val="single" w:sz="4" w:space="0" w:color="auto"/>
            </w:tcBorders>
            <w:shd w:val="clear" w:color="000000" w:fill="C0C0C0"/>
            <w:vAlign w:val="center"/>
            <w:hideMark/>
          </w:tcPr>
          <w:p w14:paraId="0AA04A14"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25</w:t>
            </w:r>
          </w:p>
        </w:tc>
        <w:tc>
          <w:tcPr>
            <w:tcW w:w="1230" w:type="dxa"/>
            <w:tcBorders>
              <w:top w:val="single" w:sz="4" w:space="0" w:color="auto"/>
              <w:left w:val="nil"/>
              <w:bottom w:val="single" w:sz="4" w:space="0" w:color="auto"/>
              <w:right w:val="single" w:sz="4" w:space="0" w:color="auto"/>
            </w:tcBorders>
            <w:shd w:val="clear" w:color="000000" w:fill="C0C0C0"/>
            <w:vAlign w:val="center"/>
            <w:hideMark/>
          </w:tcPr>
          <w:p w14:paraId="424693EB"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single" w:sz="4" w:space="0" w:color="auto"/>
              <w:left w:val="nil"/>
              <w:bottom w:val="single" w:sz="4" w:space="0" w:color="auto"/>
              <w:right w:val="single" w:sz="4" w:space="0" w:color="auto"/>
            </w:tcBorders>
            <w:shd w:val="clear" w:color="000000" w:fill="C0C0C0"/>
            <w:vAlign w:val="center"/>
            <w:hideMark/>
          </w:tcPr>
          <w:p w14:paraId="28A5701F"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Birth Order</w:t>
            </w:r>
          </w:p>
        </w:tc>
        <w:tc>
          <w:tcPr>
            <w:tcW w:w="1890" w:type="dxa"/>
            <w:tcBorders>
              <w:top w:val="single" w:sz="4" w:space="0" w:color="auto"/>
              <w:left w:val="nil"/>
              <w:bottom w:val="single" w:sz="4" w:space="0" w:color="auto"/>
              <w:right w:val="single" w:sz="4" w:space="0" w:color="auto"/>
            </w:tcBorders>
            <w:shd w:val="clear" w:color="000000" w:fill="C0C0C0"/>
            <w:vAlign w:val="center"/>
            <w:hideMark/>
          </w:tcPr>
          <w:p w14:paraId="6DCB0F41" w14:textId="0CA6ED22"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single" w:sz="4" w:space="0" w:color="auto"/>
              <w:left w:val="nil"/>
              <w:bottom w:val="single" w:sz="4" w:space="0" w:color="auto"/>
              <w:right w:val="single" w:sz="4" w:space="0" w:color="auto"/>
            </w:tcBorders>
            <w:shd w:val="clear" w:color="000000" w:fill="C0C0C0"/>
            <w:vAlign w:val="center"/>
          </w:tcPr>
          <w:p w14:paraId="22152115"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588" w:type="dxa"/>
            <w:tcBorders>
              <w:top w:val="single" w:sz="4" w:space="0" w:color="auto"/>
              <w:left w:val="nil"/>
              <w:bottom w:val="single" w:sz="4" w:space="0" w:color="auto"/>
              <w:right w:val="single" w:sz="4" w:space="0" w:color="auto"/>
            </w:tcBorders>
            <w:shd w:val="clear" w:color="000000" w:fill="C0C0C0"/>
            <w:vAlign w:val="center"/>
            <w:hideMark/>
          </w:tcPr>
          <w:p w14:paraId="1FA2EED5"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1838" w:type="dxa"/>
            <w:tcBorders>
              <w:top w:val="single" w:sz="4" w:space="0" w:color="auto"/>
              <w:left w:val="nil"/>
              <w:bottom w:val="single" w:sz="4" w:space="0" w:color="auto"/>
              <w:right w:val="single" w:sz="4" w:space="0" w:color="auto"/>
            </w:tcBorders>
            <w:shd w:val="clear" w:color="000000" w:fill="C0C0C0"/>
            <w:vAlign w:val="center"/>
            <w:hideMark/>
          </w:tcPr>
          <w:p w14:paraId="48B130CD"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3420" w:type="dxa"/>
            <w:tcBorders>
              <w:top w:val="single" w:sz="4" w:space="0" w:color="auto"/>
              <w:left w:val="nil"/>
              <w:bottom w:val="single" w:sz="4" w:space="0" w:color="auto"/>
              <w:right w:val="double" w:sz="6" w:space="0" w:color="auto"/>
            </w:tcBorders>
            <w:shd w:val="clear" w:color="000000" w:fill="C0C0C0"/>
            <w:vAlign w:val="center"/>
            <w:hideMark/>
          </w:tcPr>
          <w:p w14:paraId="50AA16FE"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74733D9E"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hideMark/>
          </w:tcPr>
          <w:p w14:paraId="5C9F9782"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26</w:t>
            </w:r>
          </w:p>
        </w:tc>
        <w:tc>
          <w:tcPr>
            <w:tcW w:w="1230" w:type="dxa"/>
            <w:tcBorders>
              <w:top w:val="nil"/>
              <w:left w:val="nil"/>
              <w:bottom w:val="single" w:sz="4" w:space="0" w:color="auto"/>
              <w:right w:val="single" w:sz="4" w:space="0" w:color="auto"/>
            </w:tcBorders>
            <w:shd w:val="clear" w:color="000000" w:fill="C0C0C0"/>
            <w:vAlign w:val="center"/>
            <w:hideMark/>
          </w:tcPr>
          <w:p w14:paraId="71843F20"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000000" w:fill="C0C0C0"/>
            <w:vAlign w:val="center"/>
            <w:hideMark/>
          </w:tcPr>
          <w:p w14:paraId="797693DA"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Citizenship</w:t>
            </w:r>
          </w:p>
        </w:tc>
        <w:tc>
          <w:tcPr>
            <w:tcW w:w="1890" w:type="dxa"/>
            <w:tcBorders>
              <w:top w:val="nil"/>
              <w:left w:val="nil"/>
              <w:bottom w:val="single" w:sz="4" w:space="0" w:color="auto"/>
              <w:right w:val="single" w:sz="4" w:space="0" w:color="auto"/>
            </w:tcBorders>
            <w:shd w:val="clear" w:color="000000" w:fill="C0C0C0"/>
            <w:vAlign w:val="center"/>
            <w:hideMark/>
          </w:tcPr>
          <w:p w14:paraId="5512FB52" w14:textId="7AE3D90F"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54404CA2"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588" w:type="dxa"/>
            <w:tcBorders>
              <w:top w:val="nil"/>
              <w:left w:val="nil"/>
              <w:bottom w:val="single" w:sz="4" w:space="0" w:color="auto"/>
              <w:right w:val="single" w:sz="4" w:space="0" w:color="auto"/>
            </w:tcBorders>
            <w:shd w:val="clear" w:color="000000" w:fill="C0C0C0"/>
            <w:vAlign w:val="center"/>
            <w:hideMark/>
          </w:tcPr>
          <w:p w14:paraId="41C8C682"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hideMark/>
          </w:tcPr>
          <w:p w14:paraId="4E743308"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000000" w:fill="C0C0C0"/>
            <w:vAlign w:val="center"/>
            <w:hideMark/>
          </w:tcPr>
          <w:p w14:paraId="5AD69086"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20981D93"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hideMark/>
          </w:tcPr>
          <w:p w14:paraId="040FC78B"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27</w:t>
            </w:r>
          </w:p>
        </w:tc>
        <w:tc>
          <w:tcPr>
            <w:tcW w:w="1230" w:type="dxa"/>
            <w:tcBorders>
              <w:top w:val="nil"/>
              <w:left w:val="nil"/>
              <w:bottom w:val="single" w:sz="4" w:space="0" w:color="auto"/>
              <w:right w:val="single" w:sz="4" w:space="0" w:color="auto"/>
            </w:tcBorders>
            <w:shd w:val="clear" w:color="000000" w:fill="C0C0C0"/>
            <w:vAlign w:val="center"/>
            <w:hideMark/>
          </w:tcPr>
          <w:p w14:paraId="6C66DDC2"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000000" w:fill="C0C0C0"/>
            <w:vAlign w:val="center"/>
            <w:hideMark/>
          </w:tcPr>
          <w:p w14:paraId="41565982"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Veterans Military Status</w:t>
            </w:r>
          </w:p>
        </w:tc>
        <w:tc>
          <w:tcPr>
            <w:tcW w:w="1890" w:type="dxa"/>
            <w:tcBorders>
              <w:top w:val="nil"/>
              <w:left w:val="nil"/>
              <w:bottom w:val="single" w:sz="4" w:space="0" w:color="auto"/>
              <w:right w:val="single" w:sz="4" w:space="0" w:color="auto"/>
            </w:tcBorders>
            <w:shd w:val="clear" w:color="000000" w:fill="C0C0C0"/>
            <w:vAlign w:val="center"/>
            <w:hideMark/>
          </w:tcPr>
          <w:p w14:paraId="28B497C9" w14:textId="120B1EFF"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332FBF67"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588" w:type="dxa"/>
            <w:tcBorders>
              <w:top w:val="nil"/>
              <w:left w:val="nil"/>
              <w:bottom w:val="single" w:sz="4" w:space="0" w:color="auto"/>
              <w:right w:val="single" w:sz="4" w:space="0" w:color="auto"/>
            </w:tcBorders>
            <w:shd w:val="clear" w:color="000000" w:fill="C0C0C0"/>
            <w:vAlign w:val="center"/>
            <w:hideMark/>
          </w:tcPr>
          <w:p w14:paraId="49CEB3E6"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hideMark/>
          </w:tcPr>
          <w:p w14:paraId="19D86476"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000000" w:fill="C0C0C0"/>
            <w:vAlign w:val="center"/>
            <w:hideMark/>
          </w:tcPr>
          <w:p w14:paraId="1D92B78B"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6D9CF2C4"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hideMark/>
          </w:tcPr>
          <w:p w14:paraId="06B34E39"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28</w:t>
            </w:r>
          </w:p>
        </w:tc>
        <w:tc>
          <w:tcPr>
            <w:tcW w:w="1230" w:type="dxa"/>
            <w:tcBorders>
              <w:top w:val="nil"/>
              <w:left w:val="nil"/>
              <w:bottom w:val="single" w:sz="4" w:space="0" w:color="auto"/>
              <w:right w:val="single" w:sz="4" w:space="0" w:color="auto"/>
            </w:tcBorders>
            <w:shd w:val="clear" w:color="000000" w:fill="C0C0C0"/>
            <w:vAlign w:val="center"/>
            <w:hideMark/>
          </w:tcPr>
          <w:p w14:paraId="27CC8E91"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000000" w:fill="C0C0C0"/>
            <w:vAlign w:val="center"/>
            <w:hideMark/>
          </w:tcPr>
          <w:p w14:paraId="6D860A71"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Nationality</w:t>
            </w:r>
          </w:p>
        </w:tc>
        <w:tc>
          <w:tcPr>
            <w:tcW w:w="1890" w:type="dxa"/>
            <w:tcBorders>
              <w:top w:val="nil"/>
              <w:left w:val="nil"/>
              <w:bottom w:val="single" w:sz="4" w:space="0" w:color="auto"/>
              <w:right w:val="single" w:sz="4" w:space="0" w:color="auto"/>
            </w:tcBorders>
            <w:shd w:val="clear" w:color="000000" w:fill="C0C0C0"/>
            <w:vAlign w:val="center"/>
            <w:hideMark/>
          </w:tcPr>
          <w:p w14:paraId="4A4B92FA" w14:textId="4FB0CA91"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50525976"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588" w:type="dxa"/>
            <w:tcBorders>
              <w:top w:val="nil"/>
              <w:left w:val="nil"/>
              <w:bottom w:val="single" w:sz="4" w:space="0" w:color="auto"/>
              <w:right w:val="single" w:sz="4" w:space="0" w:color="auto"/>
            </w:tcBorders>
            <w:shd w:val="clear" w:color="000000" w:fill="C0C0C0"/>
            <w:vAlign w:val="center"/>
            <w:hideMark/>
          </w:tcPr>
          <w:p w14:paraId="023ED924"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hideMark/>
          </w:tcPr>
          <w:p w14:paraId="401CE251"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c>
          <w:tcPr>
            <w:tcW w:w="3420" w:type="dxa"/>
            <w:tcBorders>
              <w:top w:val="nil"/>
              <w:left w:val="nil"/>
              <w:bottom w:val="single" w:sz="4" w:space="0" w:color="auto"/>
              <w:right w:val="double" w:sz="6" w:space="0" w:color="auto"/>
            </w:tcBorders>
            <w:shd w:val="clear" w:color="000000" w:fill="C0C0C0"/>
            <w:vAlign w:val="center"/>
            <w:hideMark/>
          </w:tcPr>
          <w:p w14:paraId="2F2305A9"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 </w:t>
            </w:r>
          </w:p>
        </w:tc>
      </w:tr>
      <w:tr w:rsidR="005E7342" w:rsidRPr="001618D6" w14:paraId="6D94A2D8"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391A4942"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29</w:t>
            </w:r>
          </w:p>
        </w:tc>
        <w:tc>
          <w:tcPr>
            <w:tcW w:w="1230" w:type="dxa"/>
            <w:tcBorders>
              <w:top w:val="nil"/>
              <w:left w:val="nil"/>
              <w:bottom w:val="single" w:sz="4" w:space="0" w:color="auto"/>
              <w:right w:val="single" w:sz="4" w:space="0" w:color="auto"/>
            </w:tcBorders>
            <w:shd w:val="clear" w:color="auto" w:fill="FFFFFF" w:themeFill="background1"/>
            <w:vAlign w:val="center"/>
            <w:hideMark/>
          </w:tcPr>
          <w:p w14:paraId="40792CC9"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 </w:t>
            </w:r>
          </w:p>
        </w:tc>
        <w:tc>
          <w:tcPr>
            <w:tcW w:w="2213" w:type="dxa"/>
            <w:tcBorders>
              <w:top w:val="nil"/>
              <w:left w:val="nil"/>
              <w:bottom w:val="single" w:sz="4" w:space="0" w:color="auto"/>
              <w:right w:val="single" w:sz="4" w:space="0" w:color="auto"/>
            </w:tcBorders>
            <w:shd w:val="clear" w:color="auto" w:fill="FFFFFF" w:themeFill="background1"/>
            <w:vAlign w:val="center"/>
            <w:hideMark/>
          </w:tcPr>
          <w:p w14:paraId="03B803A0"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Death Date and Time</w:t>
            </w:r>
          </w:p>
        </w:tc>
        <w:tc>
          <w:tcPr>
            <w:tcW w:w="1890" w:type="dxa"/>
            <w:tcBorders>
              <w:top w:val="nil"/>
              <w:left w:val="nil"/>
              <w:bottom w:val="single" w:sz="4" w:space="0" w:color="auto"/>
              <w:right w:val="single" w:sz="4" w:space="0" w:color="auto"/>
            </w:tcBorders>
            <w:shd w:val="clear" w:color="auto" w:fill="FFFFFF" w:themeFill="background1"/>
            <w:vAlign w:val="center"/>
            <w:hideMark/>
          </w:tcPr>
          <w:p w14:paraId="456FB41E" w14:textId="4C5803C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FFFFFF" w:themeFill="background1"/>
            <w:vAlign w:val="center"/>
          </w:tcPr>
          <w:p w14:paraId="695DB611"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588" w:type="dxa"/>
            <w:tcBorders>
              <w:top w:val="nil"/>
              <w:left w:val="nil"/>
              <w:bottom w:val="single" w:sz="4" w:space="0" w:color="auto"/>
              <w:right w:val="single" w:sz="4" w:space="0" w:color="auto"/>
            </w:tcBorders>
            <w:shd w:val="clear" w:color="auto" w:fill="FFFFFF" w:themeFill="background1"/>
            <w:vAlign w:val="center"/>
            <w:hideMark/>
          </w:tcPr>
          <w:p w14:paraId="4B1E9BD7" w14:textId="4619E6D5" w:rsidR="005E7342" w:rsidRPr="001618D6" w:rsidRDefault="004E266C"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1838" w:type="dxa"/>
            <w:tcBorders>
              <w:top w:val="nil"/>
              <w:left w:val="nil"/>
              <w:bottom w:val="single" w:sz="4" w:space="0" w:color="auto"/>
              <w:right w:val="single" w:sz="4" w:space="0" w:color="auto"/>
            </w:tcBorders>
            <w:shd w:val="clear" w:color="auto" w:fill="FFFFFF" w:themeFill="background1"/>
            <w:vAlign w:val="center"/>
            <w:hideMark/>
          </w:tcPr>
          <w:p w14:paraId="704D75FF" w14:textId="77777777" w:rsidR="005E7342"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CCYYMMDD</w:t>
            </w:r>
          </w:p>
          <w:p w14:paraId="66B4B13E"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or</w:t>
            </w:r>
          </w:p>
          <w:p w14:paraId="3D00903C"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CCYYMMDDMM</w:t>
            </w:r>
            <w:r>
              <w:rPr>
                <w:rFonts w:ascii="Arial" w:eastAsia="Times New Roman" w:hAnsi="Arial" w:cs="Arial"/>
                <w:sz w:val="16"/>
                <w:szCs w:val="16"/>
              </w:rPr>
              <w:t>-ZZZZ</w:t>
            </w:r>
          </w:p>
        </w:tc>
        <w:tc>
          <w:tcPr>
            <w:tcW w:w="3420" w:type="dxa"/>
            <w:tcBorders>
              <w:top w:val="nil"/>
              <w:left w:val="nil"/>
              <w:bottom w:val="single" w:sz="4" w:space="0" w:color="auto"/>
              <w:right w:val="double" w:sz="6" w:space="0" w:color="auto"/>
            </w:tcBorders>
            <w:shd w:val="clear" w:color="auto" w:fill="FFFFFF" w:themeFill="background1"/>
            <w:vAlign w:val="center"/>
            <w:hideMark/>
          </w:tcPr>
          <w:p w14:paraId="59AA192C" w14:textId="213008F9"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 xml:space="preserve">Required </w:t>
            </w:r>
            <w:r w:rsidR="004E266C">
              <w:rPr>
                <w:rFonts w:ascii="Arial" w:eastAsia="Times New Roman" w:hAnsi="Arial" w:cs="Arial"/>
                <w:sz w:val="16"/>
                <w:szCs w:val="16"/>
              </w:rPr>
              <w:t xml:space="preserve">only </w:t>
            </w:r>
            <w:r>
              <w:rPr>
                <w:rFonts w:ascii="Arial" w:eastAsia="Times New Roman" w:hAnsi="Arial" w:cs="Arial"/>
                <w:sz w:val="16"/>
                <w:szCs w:val="16"/>
              </w:rPr>
              <w:t>for A03 discharge due to the death.</w:t>
            </w:r>
          </w:p>
        </w:tc>
      </w:tr>
      <w:tr w:rsidR="005E7342" w:rsidRPr="001618D6" w14:paraId="3CE495AD" w14:textId="77777777" w:rsidTr="00975B4D">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7A382DF4" w14:textId="77777777" w:rsidR="005E7342" w:rsidRPr="001618D6" w:rsidRDefault="005E7342" w:rsidP="00910EC1">
            <w:pPr>
              <w:spacing w:after="0" w:line="240" w:lineRule="auto"/>
              <w:jc w:val="center"/>
              <w:rPr>
                <w:rFonts w:ascii="Arial" w:eastAsia="Times New Roman" w:hAnsi="Arial" w:cs="Arial"/>
                <w:sz w:val="16"/>
                <w:szCs w:val="16"/>
              </w:rPr>
            </w:pPr>
            <w:r w:rsidRPr="001618D6">
              <w:rPr>
                <w:rFonts w:ascii="Arial" w:eastAsia="Times New Roman" w:hAnsi="Arial" w:cs="Arial"/>
                <w:sz w:val="16"/>
                <w:szCs w:val="16"/>
              </w:rPr>
              <w:t>30</w:t>
            </w:r>
          </w:p>
        </w:tc>
        <w:tc>
          <w:tcPr>
            <w:tcW w:w="1230" w:type="dxa"/>
            <w:tcBorders>
              <w:top w:val="nil"/>
              <w:left w:val="nil"/>
              <w:bottom w:val="single" w:sz="4" w:space="0" w:color="auto"/>
              <w:right w:val="single" w:sz="4" w:space="0" w:color="auto"/>
            </w:tcBorders>
            <w:shd w:val="clear" w:color="auto" w:fill="FFFFFF" w:themeFill="background1"/>
            <w:vAlign w:val="center"/>
          </w:tcPr>
          <w:p w14:paraId="5847E2A6" w14:textId="77777777" w:rsidR="005E7342" w:rsidRPr="001618D6" w:rsidRDefault="005E7342" w:rsidP="00910EC1">
            <w:pPr>
              <w:spacing w:after="0" w:line="240" w:lineRule="auto"/>
              <w:jc w:val="center"/>
              <w:rPr>
                <w:rFonts w:ascii="Arial" w:eastAsia="Times New Roman" w:hAnsi="Arial" w:cs="Arial"/>
                <w:sz w:val="16"/>
                <w:szCs w:val="16"/>
              </w:rPr>
            </w:pPr>
          </w:p>
        </w:tc>
        <w:tc>
          <w:tcPr>
            <w:tcW w:w="2213" w:type="dxa"/>
            <w:tcBorders>
              <w:top w:val="nil"/>
              <w:left w:val="nil"/>
              <w:bottom w:val="single" w:sz="4" w:space="0" w:color="auto"/>
              <w:right w:val="single" w:sz="4" w:space="0" w:color="auto"/>
            </w:tcBorders>
            <w:shd w:val="clear" w:color="auto" w:fill="FFFFFF" w:themeFill="background1"/>
            <w:vAlign w:val="center"/>
          </w:tcPr>
          <w:p w14:paraId="58CEE1A1" w14:textId="77777777" w:rsidR="005E7342" w:rsidRPr="001618D6"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Patient Death Indicator</w:t>
            </w:r>
          </w:p>
        </w:tc>
        <w:tc>
          <w:tcPr>
            <w:tcW w:w="1890" w:type="dxa"/>
            <w:tcBorders>
              <w:top w:val="nil"/>
              <w:left w:val="nil"/>
              <w:bottom w:val="single" w:sz="4" w:space="0" w:color="auto"/>
              <w:right w:val="single" w:sz="4" w:space="0" w:color="auto"/>
            </w:tcBorders>
            <w:shd w:val="clear" w:color="auto" w:fill="FFFFFF" w:themeFill="background1"/>
            <w:vAlign w:val="center"/>
          </w:tcPr>
          <w:p w14:paraId="13B2C9D6"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auto" w:fill="FFFFFF" w:themeFill="background1"/>
            <w:vAlign w:val="center"/>
          </w:tcPr>
          <w:p w14:paraId="4CF5E33E"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588" w:type="dxa"/>
            <w:tcBorders>
              <w:top w:val="nil"/>
              <w:left w:val="nil"/>
              <w:bottom w:val="single" w:sz="4" w:space="0" w:color="auto"/>
              <w:right w:val="single" w:sz="4" w:space="0" w:color="auto"/>
            </w:tcBorders>
            <w:shd w:val="clear" w:color="auto" w:fill="FFFFFF" w:themeFill="background1"/>
            <w:vAlign w:val="center"/>
          </w:tcPr>
          <w:p w14:paraId="101BACD3"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1838" w:type="dxa"/>
            <w:tcBorders>
              <w:top w:val="nil"/>
              <w:left w:val="nil"/>
              <w:bottom w:val="single" w:sz="4" w:space="0" w:color="auto"/>
              <w:right w:val="single" w:sz="4" w:space="0" w:color="auto"/>
            </w:tcBorders>
            <w:shd w:val="clear" w:color="auto" w:fill="FFFFFF" w:themeFill="background1"/>
            <w:vAlign w:val="center"/>
          </w:tcPr>
          <w:p w14:paraId="10C1D254"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Y = Not Deceased</w:t>
            </w:r>
          </w:p>
          <w:p w14:paraId="76AE926A"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N = Deceased</w:t>
            </w:r>
          </w:p>
        </w:tc>
        <w:tc>
          <w:tcPr>
            <w:tcW w:w="3420" w:type="dxa"/>
            <w:tcBorders>
              <w:top w:val="nil"/>
              <w:left w:val="nil"/>
              <w:bottom w:val="single" w:sz="4" w:space="0" w:color="auto"/>
              <w:right w:val="double" w:sz="6" w:space="0" w:color="auto"/>
            </w:tcBorders>
            <w:shd w:val="clear" w:color="auto" w:fill="FFFFFF" w:themeFill="background1"/>
            <w:vAlign w:val="center"/>
          </w:tcPr>
          <w:p w14:paraId="2233EBAA"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Value of ‘Y’ required for A03 discharge due to the death.</w:t>
            </w:r>
          </w:p>
        </w:tc>
      </w:tr>
      <w:tr w:rsidR="005E7342" w:rsidRPr="001618D6" w14:paraId="638997AF"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tcPr>
          <w:p w14:paraId="284EDB2D"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31</w:t>
            </w:r>
          </w:p>
        </w:tc>
        <w:tc>
          <w:tcPr>
            <w:tcW w:w="1230" w:type="dxa"/>
            <w:tcBorders>
              <w:top w:val="nil"/>
              <w:left w:val="nil"/>
              <w:bottom w:val="single" w:sz="4" w:space="0" w:color="auto"/>
              <w:right w:val="single" w:sz="4" w:space="0" w:color="auto"/>
            </w:tcBorders>
            <w:shd w:val="clear" w:color="000000" w:fill="C0C0C0"/>
            <w:vAlign w:val="center"/>
          </w:tcPr>
          <w:p w14:paraId="743B1234" w14:textId="77777777" w:rsidR="005E7342" w:rsidRPr="001618D6" w:rsidRDefault="005E7342" w:rsidP="00910EC1">
            <w:pPr>
              <w:spacing w:after="0" w:line="240" w:lineRule="auto"/>
              <w:jc w:val="center"/>
              <w:rPr>
                <w:rFonts w:ascii="Arial" w:eastAsia="Times New Roman" w:hAnsi="Arial" w:cs="Arial"/>
                <w:sz w:val="16"/>
                <w:szCs w:val="16"/>
              </w:rPr>
            </w:pPr>
          </w:p>
        </w:tc>
        <w:tc>
          <w:tcPr>
            <w:tcW w:w="2213" w:type="dxa"/>
            <w:tcBorders>
              <w:top w:val="nil"/>
              <w:left w:val="nil"/>
              <w:bottom w:val="single" w:sz="4" w:space="0" w:color="auto"/>
              <w:right w:val="single" w:sz="4" w:space="0" w:color="auto"/>
            </w:tcBorders>
            <w:shd w:val="clear" w:color="000000" w:fill="C0C0C0"/>
            <w:vAlign w:val="center"/>
          </w:tcPr>
          <w:p w14:paraId="19365253"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Identity Unknown Indicator</w:t>
            </w:r>
          </w:p>
        </w:tc>
        <w:tc>
          <w:tcPr>
            <w:tcW w:w="1890" w:type="dxa"/>
            <w:tcBorders>
              <w:top w:val="nil"/>
              <w:left w:val="nil"/>
              <w:bottom w:val="single" w:sz="4" w:space="0" w:color="auto"/>
              <w:right w:val="single" w:sz="4" w:space="0" w:color="auto"/>
            </w:tcBorders>
            <w:shd w:val="clear" w:color="000000" w:fill="C0C0C0"/>
            <w:vAlign w:val="center"/>
          </w:tcPr>
          <w:p w14:paraId="5400F053"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43108681"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588" w:type="dxa"/>
            <w:tcBorders>
              <w:top w:val="nil"/>
              <w:left w:val="nil"/>
              <w:bottom w:val="single" w:sz="4" w:space="0" w:color="auto"/>
              <w:right w:val="single" w:sz="4" w:space="0" w:color="auto"/>
            </w:tcBorders>
            <w:shd w:val="clear" w:color="000000" w:fill="C0C0C0"/>
            <w:vAlign w:val="center"/>
          </w:tcPr>
          <w:p w14:paraId="6C04E158"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tcPr>
          <w:p w14:paraId="1245EF0C" w14:textId="77777777"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000000" w:fill="C0C0C0"/>
            <w:vAlign w:val="center"/>
          </w:tcPr>
          <w:p w14:paraId="1FF05F6D" w14:textId="77777777" w:rsidR="005E7342" w:rsidRPr="001618D6" w:rsidRDefault="005E7342" w:rsidP="00910EC1">
            <w:pPr>
              <w:spacing w:after="0" w:line="240" w:lineRule="auto"/>
              <w:rPr>
                <w:rFonts w:ascii="Arial" w:eastAsia="Times New Roman" w:hAnsi="Arial" w:cs="Arial"/>
                <w:sz w:val="16"/>
                <w:szCs w:val="16"/>
              </w:rPr>
            </w:pPr>
          </w:p>
        </w:tc>
      </w:tr>
      <w:tr w:rsidR="005E7342" w:rsidRPr="001618D6" w14:paraId="7798CFCA"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tcPr>
          <w:p w14:paraId="308D1288"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1230" w:type="dxa"/>
            <w:tcBorders>
              <w:top w:val="nil"/>
              <w:left w:val="nil"/>
              <w:bottom w:val="single" w:sz="4" w:space="0" w:color="auto"/>
              <w:right w:val="single" w:sz="4" w:space="0" w:color="auto"/>
            </w:tcBorders>
            <w:shd w:val="clear" w:color="000000" w:fill="C0C0C0"/>
            <w:vAlign w:val="center"/>
          </w:tcPr>
          <w:p w14:paraId="2F0CABD9" w14:textId="77777777" w:rsidR="005E7342" w:rsidRPr="001618D6" w:rsidRDefault="005E7342" w:rsidP="00910EC1">
            <w:pPr>
              <w:spacing w:after="0" w:line="240" w:lineRule="auto"/>
              <w:jc w:val="center"/>
              <w:rPr>
                <w:rFonts w:ascii="Arial" w:eastAsia="Times New Roman" w:hAnsi="Arial" w:cs="Arial"/>
                <w:sz w:val="16"/>
                <w:szCs w:val="16"/>
              </w:rPr>
            </w:pPr>
          </w:p>
        </w:tc>
        <w:tc>
          <w:tcPr>
            <w:tcW w:w="2213" w:type="dxa"/>
            <w:tcBorders>
              <w:top w:val="nil"/>
              <w:left w:val="nil"/>
              <w:bottom w:val="single" w:sz="4" w:space="0" w:color="auto"/>
              <w:right w:val="single" w:sz="4" w:space="0" w:color="auto"/>
            </w:tcBorders>
            <w:shd w:val="clear" w:color="000000" w:fill="C0C0C0"/>
            <w:vAlign w:val="center"/>
          </w:tcPr>
          <w:p w14:paraId="14295F67"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Identity Reliable Code</w:t>
            </w:r>
          </w:p>
        </w:tc>
        <w:tc>
          <w:tcPr>
            <w:tcW w:w="1890" w:type="dxa"/>
            <w:tcBorders>
              <w:top w:val="nil"/>
              <w:left w:val="nil"/>
              <w:bottom w:val="single" w:sz="4" w:space="0" w:color="auto"/>
              <w:right w:val="single" w:sz="4" w:space="0" w:color="auto"/>
            </w:tcBorders>
            <w:shd w:val="clear" w:color="000000" w:fill="C0C0C0"/>
            <w:vAlign w:val="center"/>
          </w:tcPr>
          <w:p w14:paraId="123DB568"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64651917"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588" w:type="dxa"/>
            <w:tcBorders>
              <w:top w:val="nil"/>
              <w:left w:val="nil"/>
              <w:bottom w:val="single" w:sz="4" w:space="0" w:color="auto"/>
              <w:right w:val="single" w:sz="4" w:space="0" w:color="auto"/>
            </w:tcBorders>
            <w:shd w:val="clear" w:color="000000" w:fill="C0C0C0"/>
            <w:vAlign w:val="center"/>
          </w:tcPr>
          <w:p w14:paraId="15807E0B"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tcPr>
          <w:p w14:paraId="7D703B0B" w14:textId="77777777"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000000" w:fill="C0C0C0"/>
            <w:vAlign w:val="center"/>
          </w:tcPr>
          <w:p w14:paraId="55960709" w14:textId="77777777" w:rsidR="005E7342" w:rsidRPr="001618D6" w:rsidRDefault="005E7342" w:rsidP="00910EC1">
            <w:pPr>
              <w:spacing w:after="0" w:line="240" w:lineRule="auto"/>
              <w:rPr>
                <w:rFonts w:ascii="Arial" w:eastAsia="Times New Roman" w:hAnsi="Arial" w:cs="Arial"/>
                <w:sz w:val="16"/>
                <w:szCs w:val="16"/>
              </w:rPr>
            </w:pPr>
          </w:p>
        </w:tc>
      </w:tr>
      <w:tr w:rsidR="005E7342" w:rsidRPr="001618D6" w14:paraId="6587A264"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tcPr>
          <w:p w14:paraId="3C686B53"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33</w:t>
            </w:r>
          </w:p>
        </w:tc>
        <w:tc>
          <w:tcPr>
            <w:tcW w:w="1230" w:type="dxa"/>
            <w:tcBorders>
              <w:top w:val="nil"/>
              <w:left w:val="nil"/>
              <w:bottom w:val="single" w:sz="4" w:space="0" w:color="auto"/>
              <w:right w:val="single" w:sz="4" w:space="0" w:color="auto"/>
            </w:tcBorders>
            <w:shd w:val="clear" w:color="000000" w:fill="C0C0C0"/>
            <w:vAlign w:val="center"/>
          </w:tcPr>
          <w:p w14:paraId="0CEA1B35" w14:textId="77777777" w:rsidR="005E7342" w:rsidRPr="001618D6" w:rsidRDefault="005E7342" w:rsidP="00910EC1">
            <w:pPr>
              <w:spacing w:after="0" w:line="240" w:lineRule="auto"/>
              <w:jc w:val="center"/>
              <w:rPr>
                <w:rFonts w:ascii="Arial" w:eastAsia="Times New Roman" w:hAnsi="Arial" w:cs="Arial"/>
                <w:sz w:val="16"/>
                <w:szCs w:val="16"/>
              </w:rPr>
            </w:pPr>
          </w:p>
        </w:tc>
        <w:tc>
          <w:tcPr>
            <w:tcW w:w="2213" w:type="dxa"/>
            <w:tcBorders>
              <w:top w:val="nil"/>
              <w:left w:val="nil"/>
              <w:bottom w:val="single" w:sz="4" w:space="0" w:color="auto"/>
              <w:right w:val="single" w:sz="4" w:space="0" w:color="auto"/>
            </w:tcBorders>
            <w:shd w:val="clear" w:color="000000" w:fill="C0C0C0"/>
            <w:vAlign w:val="center"/>
          </w:tcPr>
          <w:p w14:paraId="0C2281BF"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Last Update Date/Time</w:t>
            </w:r>
          </w:p>
        </w:tc>
        <w:tc>
          <w:tcPr>
            <w:tcW w:w="1890" w:type="dxa"/>
            <w:tcBorders>
              <w:top w:val="nil"/>
              <w:left w:val="nil"/>
              <w:bottom w:val="single" w:sz="4" w:space="0" w:color="auto"/>
              <w:right w:val="single" w:sz="4" w:space="0" w:color="auto"/>
            </w:tcBorders>
            <w:shd w:val="clear" w:color="000000" w:fill="C0C0C0"/>
            <w:vAlign w:val="center"/>
          </w:tcPr>
          <w:p w14:paraId="22D8266C"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5946D340"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588" w:type="dxa"/>
            <w:tcBorders>
              <w:top w:val="nil"/>
              <w:left w:val="nil"/>
              <w:bottom w:val="single" w:sz="4" w:space="0" w:color="auto"/>
              <w:right w:val="single" w:sz="4" w:space="0" w:color="auto"/>
            </w:tcBorders>
            <w:shd w:val="clear" w:color="000000" w:fill="C0C0C0"/>
            <w:vAlign w:val="center"/>
          </w:tcPr>
          <w:p w14:paraId="0D232C2C"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tcPr>
          <w:p w14:paraId="1962595F" w14:textId="77777777"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000000" w:fill="C0C0C0"/>
            <w:vAlign w:val="center"/>
          </w:tcPr>
          <w:p w14:paraId="6D0B4CA1" w14:textId="77777777" w:rsidR="005E7342" w:rsidRPr="001618D6" w:rsidRDefault="005E7342" w:rsidP="00910EC1">
            <w:pPr>
              <w:spacing w:after="0" w:line="240" w:lineRule="auto"/>
              <w:rPr>
                <w:rFonts w:ascii="Arial" w:eastAsia="Times New Roman" w:hAnsi="Arial" w:cs="Arial"/>
                <w:sz w:val="16"/>
                <w:szCs w:val="16"/>
              </w:rPr>
            </w:pPr>
          </w:p>
        </w:tc>
      </w:tr>
      <w:tr w:rsidR="005E7342" w:rsidRPr="001618D6" w14:paraId="14F90804"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tcPr>
          <w:p w14:paraId="1F6DB15E"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34</w:t>
            </w:r>
          </w:p>
        </w:tc>
        <w:tc>
          <w:tcPr>
            <w:tcW w:w="1230" w:type="dxa"/>
            <w:tcBorders>
              <w:top w:val="nil"/>
              <w:left w:val="nil"/>
              <w:bottom w:val="single" w:sz="4" w:space="0" w:color="auto"/>
              <w:right w:val="single" w:sz="4" w:space="0" w:color="auto"/>
            </w:tcBorders>
            <w:shd w:val="clear" w:color="000000" w:fill="C0C0C0"/>
            <w:vAlign w:val="center"/>
          </w:tcPr>
          <w:p w14:paraId="4E3A3139" w14:textId="77777777" w:rsidR="005E7342" w:rsidRPr="001618D6" w:rsidRDefault="005E7342" w:rsidP="00910EC1">
            <w:pPr>
              <w:spacing w:after="0" w:line="240" w:lineRule="auto"/>
              <w:jc w:val="center"/>
              <w:rPr>
                <w:rFonts w:ascii="Arial" w:eastAsia="Times New Roman" w:hAnsi="Arial" w:cs="Arial"/>
                <w:sz w:val="16"/>
                <w:szCs w:val="16"/>
              </w:rPr>
            </w:pPr>
          </w:p>
        </w:tc>
        <w:tc>
          <w:tcPr>
            <w:tcW w:w="2213" w:type="dxa"/>
            <w:tcBorders>
              <w:top w:val="nil"/>
              <w:left w:val="nil"/>
              <w:bottom w:val="single" w:sz="4" w:space="0" w:color="auto"/>
              <w:right w:val="single" w:sz="4" w:space="0" w:color="auto"/>
            </w:tcBorders>
            <w:shd w:val="clear" w:color="000000" w:fill="C0C0C0"/>
            <w:vAlign w:val="center"/>
          </w:tcPr>
          <w:p w14:paraId="297F3BE3"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Last Update Facility</w:t>
            </w:r>
          </w:p>
        </w:tc>
        <w:tc>
          <w:tcPr>
            <w:tcW w:w="1890" w:type="dxa"/>
            <w:tcBorders>
              <w:top w:val="nil"/>
              <w:left w:val="nil"/>
              <w:bottom w:val="single" w:sz="4" w:space="0" w:color="auto"/>
              <w:right w:val="single" w:sz="4" w:space="0" w:color="auto"/>
            </w:tcBorders>
            <w:shd w:val="clear" w:color="000000" w:fill="C0C0C0"/>
            <w:vAlign w:val="center"/>
          </w:tcPr>
          <w:p w14:paraId="112947B0"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77AFE4B4"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588" w:type="dxa"/>
            <w:tcBorders>
              <w:top w:val="nil"/>
              <w:left w:val="nil"/>
              <w:bottom w:val="single" w:sz="4" w:space="0" w:color="auto"/>
              <w:right w:val="single" w:sz="4" w:space="0" w:color="auto"/>
            </w:tcBorders>
            <w:shd w:val="clear" w:color="000000" w:fill="C0C0C0"/>
            <w:vAlign w:val="center"/>
          </w:tcPr>
          <w:p w14:paraId="31E5CF51"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tcPr>
          <w:p w14:paraId="584F2F11" w14:textId="77777777"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000000" w:fill="C0C0C0"/>
            <w:vAlign w:val="center"/>
          </w:tcPr>
          <w:p w14:paraId="70CD7471" w14:textId="77777777" w:rsidR="005E7342" w:rsidRPr="001618D6" w:rsidRDefault="005E7342" w:rsidP="00910EC1">
            <w:pPr>
              <w:spacing w:after="0" w:line="240" w:lineRule="auto"/>
              <w:rPr>
                <w:rFonts w:ascii="Arial" w:eastAsia="Times New Roman" w:hAnsi="Arial" w:cs="Arial"/>
                <w:sz w:val="16"/>
                <w:szCs w:val="16"/>
              </w:rPr>
            </w:pPr>
          </w:p>
        </w:tc>
      </w:tr>
      <w:tr w:rsidR="005E7342" w:rsidRPr="001618D6" w14:paraId="22496A0D"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tcPr>
          <w:p w14:paraId="30B549C3"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35</w:t>
            </w:r>
          </w:p>
        </w:tc>
        <w:tc>
          <w:tcPr>
            <w:tcW w:w="1230" w:type="dxa"/>
            <w:tcBorders>
              <w:top w:val="nil"/>
              <w:left w:val="nil"/>
              <w:bottom w:val="single" w:sz="4" w:space="0" w:color="auto"/>
              <w:right w:val="single" w:sz="4" w:space="0" w:color="auto"/>
            </w:tcBorders>
            <w:shd w:val="clear" w:color="000000" w:fill="C0C0C0"/>
            <w:vAlign w:val="center"/>
          </w:tcPr>
          <w:p w14:paraId="35DB7C2E" w14:textId="77777777" w:rsidR="005E7342" w:rsidRPr="001618D6" w:rsidRDefault="005E7342" w:rsidP="00910EC1">
            <w:pPr>
              <w:spacing w:after="0" w:line="240" w:lineRule="auto"/>
              <w:jc w:val="center"/>
              <w:rPr>
                <w:rFonts w:ascii="Arial" w:eastAsia="Times New Roman" w:hAnsi="Arial" w:cs="Arial"/>
                <w:sz w:val="16"/>
                <w:szCs w:val="16"/>
              </w:rPr>
            </w:pPr>
          </w:p>
        </w:tc>
        <w:tc>
          <w:tcPr>
            <w:tcW w:w="2213" w:type="dxa"/>
            <w:tcBorders>
              <w:top w:val="nil"/>
              <w:left w:val="nil"/>
              <w:bottom w:val="single" w:sz="4" w:space="0" w:color="auto"/>
              <w:right w:val="single" w:sz="4" w:space="0" w:color="auto"/>
            </w:tcBorders>
            <w:shd w:val="clear" w:color="000000" w:fill="C0C0C0"/>
            <w:vAlign w:val="center"/>
          </w:tcPr>
          <w:p w14:paraId="4037CF58"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Species Code</w:t>
            </w:r>
          </w:p>
        </w:tc>
        <w:tc>
          <w:tcPr>
            <w:tcW w:w="1890" w:type="dxa"/>
            <w:tcBorders>
              <w:top w:val="nil"/>
              <w:left w:val="nil"/>
              <w:bottom w:val="single" w:sz="4" w:space="0" w:color="auto"/>
              <w:right w:val="single" w:sz="4" w:space="0" w:color="auto"/>
            </w:tcBorders>
            <w:shd w:val="clear" w:color="000000" w:fill="C0C0C0"/>
            <w:vAlign w:val="center"/>
          </w:tcPr>
          <w:p w14:paraId="381A4C9E"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63FA2795"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588" w:type="dxa"/>
            <w:tcBorders>
              <w:top w:val="nil"/>
              <w:left w:val="nil"/>
              <w:bottom w:val="single" w:sz="4" w:space="0" w:color="auto"/>
              <w:right w:val="single" w:sz="4" w:space="0" w:color="auto"/>
            </w:tcBorders>
            <w:shd w:val="clear" w:color="000000" w:fill="C0C0C0"/>
            <w:vAlign w:val="center"/>
          </w:tcPr>
          <w:p w14:paraId="0ECD6556"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tcPr>
          <w:p w14:paraId="78B53E6C" w14:textId="77777777"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000000" w:fill="C0C0C0"/>
            <w:vAlign w:val="center"/>
          </w:tcPr>
          <w:p w14:paraId="5C28BF8D" w14:textId="77777777" w:rsidR="005E7342" w:rsidRPr="001618D6" w:rsidRDefault="005E7342" w:rsidP="00910EC1">
            <w:pPr>
              <w:spacing w:after="0" w:line="240" w:lineRule="auto"/>
              <w:rPr>
                <w:rFonts w:ascii="Arial" w:eastAsia="Times New Roman" w:hAnsi="Arial" w:cs="Arial"/>
                <w:sz w:val="16"/>
                <w:szCs w:val="16"/>
              </w:rPr>
            </w:pPr>
          </w:p>
        </w:tc>
      </w:tr>
      <w:tr w:rsidR="005E7342" w:rsidRPr="001618D6" w14:paraId="06EF4EB6"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tcPr>
          <w:p w14:paraId="757648CA"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36</w:t>
            </w:r>
          </w:p>
        </w:tc>
        <w:tc>
          <w:tcPr>
            <w:tcW w:w="1230" w:type="dxa"/>
            <w:tcBorders>
              <w:top w:val="nil"/>
              <w:left w:val="nil"/>
              <w:bottom w:val="single" w:sz="4" w:space="0" w:color="auto"/>
              <w:right w:val="single" w:sz="4" w:space="0" w:color="auto"/>
            </w:tcBorders>
            <w:shd w:val="clear" w:color="000000" w:fill="C0C0C0"/>
            <w:vAlign w:val="center"/>
          </w:tcPr>
          <w:p w14:paraId="55D365F1" w14:textId="77777777" w:rsidR="005E7342" w:rsidRPr="001618D6" w:rsidRDefault="005E7342" w:rsidP="00910EC1">
            <w:pPr>
              <w:spacing w:after="0" w:line="240" w:lineRule="auto"/>
              <w:jc w:val="center"/>
              <w:rPr>
                <w:rFonts w:ascii="Arial" w:eastAsia="Times New Roman" w:hAnsi="Arial" w:cs="Arial"/>
                <w:sz w:val="16"/>
                <w:szCs w:val="16"/>
              </w:rPr>
            </w:pPr>
          </w:p>
        </w:tc>
        <w:tc>
          <w:tcPr>
            <w:tcW w:w="2213" w:type="dxa"/>
            <w:tcBorders>
              <w:top w:val="nil"/>
              <w:left w:val="nil"/>
              <w:bottom w:val="single" w:sz="4" w:space="0" w:color="auto"/>
              <w:right w:val="single" w:sz="4" w:space="0" w:color="auto"/>
            </w:tcBorders>
            <w:shd w:val="clear" w:color="000000" w:fill="C0C0C0"/>
            <w:vAlign w:val="center"/>
          </w:tcPr>
          <w:p w14:paraId="29FAB26F"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Breed Code</w:t>
            </w:r>
          </w:p>
        </w:tc>
        <w:tc>
          <w:tcPr>
            <w:tcW w:w="1890" w:type="dxa"/>
            <w:tcBorders>
              <w:top w:val="nil"/>
              <w:left w:val="nil"/>
              <w:bottom w:val="single" w:sz="4" w:space="0" w:color="auto"/>
              <w:right w:val="single" w:sz="4" w:space="0" w:color="auto"/>
            </w:tcBorders>
            <w:shd w:val="clear" w:color="000000" w:fill="C0C0C0"/>
            <w:vAlign w:val="center"/>
          </w:tcPr>
          <w:p w14:paraId="119C04AC"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296C04BD"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588" w:type="dxa"/>
            <w:tcBorders>
              <w:top w:val="nil"/>
              <w:left w:val="nil"/>
              <w:bottom w:val="single" w:sz="4" w:space="0" w:color="auto"/>
              <w:right w:val="single" w:sz="4" w:space="0" w:color="auto"/>
            </w:tcBorders>
            <w:shd w:val="clear" w:color="000000" w:fill="C0C0C0"/>
            <w:vAlign w:val="center"/>
          </w:tcPr>
          <w:p w14:paraId="2FFEA0BA"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tcPr>
          <w:p w14:paraId="5668BFC8" w14:textId="77777777"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000000" w:fill="C0C0C0"/>
            <w:vAlign w:val="center"/>
          </w:tcPr>
          <w:p w14:paraId="0B924F0D" w14:textId="77777777" w:rsidR="005E7342" w:rsidRPr="001618D6" w:rsidRDefault="005E7342" w:rsidP="00910EC1">
            <w:pPr>
              <w:spacing w:after="0" w:line="240" w:lineRule="auto"/>
              <w:rPr>
                <w:rFonts w:ascii="Arial" w:eastAsia="Times New Roman" w:hAnsi="Arial" w:cs="Arial"/>
                <w:sz w:val="16"/>
                <w:szCs w:val="16"/>
              </w:rPr>
            </w:pPr>
          </w:p>
        </w:tc>
      </w:tr>
      <w:tr w:rsidR="005E7342" w:rsidRPr="001618D6" w14:paraId="2ECEB82C"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tcPr>
          <w:p w14:paraId="25AB5D4F"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37</w:t>
            </w:r>
          </w:p>
        </w:tc>
        <w:tc>
          <w:tcPr>
            <w:tcW w:w="1230" w:type="dxa"/>
            <w:tcBorders>
              <w:top w:val="nil"/>
              <w:left w:val="nil"/>
              <w:bottom w:val="single" w:sz="4" w:space="0" w:color="auto"/>
              <w:right w:val="single" w:sz="4" w:space="0" w:color="auto"/>
            </w:tcBorders>
            <w:shd w:val="clear" w:color="000000" w:fill="C0C0C0"/>
            <w:vAlign w:val="center"/>
          </w:tcPr>
          <w:p w14:paraId="3A27543A" w14:textId="77777777" w:rsidR="005E7342" w:rsidRPr="001618D6" w:rsidRDefault="005E7342" w:rsidP="00910EC1">
            <w:pPr>
              <w:spacing w:after="0" w:line="240" w:lineRule="auto"/>
              <w:jc w:val="center"/>
              <w:rPr>
                <w:rFonts w:ascii="Arial" w:eastAsia="Times New Roman" w:hAnsi="Arial" w:cs="Arial"/>
                <w:sz w:val="16"/>
                <w:szCs w:val="16"/>
              </w:rPr>
            </w:pPr>
          </w:p>
        </w:tc>
        <w:tc>
          <w:tcPr>
            <w:tcW w:w="2213" w:type="dxa"/>
            <w:tcBorders>
              <w:top w:val="nil"/>
              <w:left w:val="nil"/>
              <w:bottom w:val="single" w:sz="4" w:space="0" w:color="auto"/>
              <w:right w:val="single" w:sz="4" w:space="0" w:color="auto"/>
            </w:tcBorders>
            <w:shd w:val="clear" w:color="000000" w:fill="C0C0C0"/>
            <w:vAlign w:val="center"/>
          </w:tcPr>
          <w:p w14:paraId="11D6F536"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Strain</w:t>
            </w:r>
          </w:p>
        </w:tc>
        <w:tc>
          <w:tcPr>
            <w:tcW w:w="1890" w:type="dxa"/>
            <w:tcBorders>
              <w:top w:val="nil"/>
              <w:left w:val="nil"/>
              <w:bottom w:val="single" w:sz="4" w:space="0" w:color="auto"/>
              <w:right w:val="single" w:sz="4" w:space="0" w:color="auto"/>
            </w:tcBorders>
            <w:shd w:val="clear" w:color="000000" w:fill="C0C0C0"/>
            <w:vAlign w:val="center"/>
          </w:tcPr>
          <w:p w14:paraId="7E89DEAC"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0A306652"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80</w:t>
            </w:r>
          </w:p>
        </w:tc>
        <w:tc>
          <w:tcPr>
            <w:tcW w:w="588" w:type="dxa"/>
            <w:tcBorders>
              <w:top w:val="nil"/>
              <w:left w:val="nil"/>
              <w:bottom w:val="single" w:sz="4" w:space="0" w:color="auto"/>
              <w:right w:val="single" w:sz="4" w:space="0" w:color="auto"/>
            </w:tcBorders>
            <w:shd w:val="clear" w:color="000000" w:fill="C0C0C0"/>
            <w:vAlign w:val="center"/>
          </w:tcPr>
          <w:p w14:paraId="7DD218C0"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tcPr>
          <w:p w14:paraId="000C6A1A" w14:textId="77777777"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000000" w:fill="C0C0C0"/>
            <w:vAlign w:val="center"/>
          </w:tcPr>
          <w:p w14:paraId="774F0DBB" w14:textId="77777777" w:rsidR="005E7342" w:rsidRPr="001618D6" w:rsidRDefault="005E7342" w:rsidP="00910EC1">
            <w:pPr>
              <w:spacing w:after="0" w:line="240" w:lineRule="auto"/>
              <w:rPr>
                <w:rFonts w:ascii="Arial" w:eastAsia="Times New Roman" w:hAnsi="Arial" w:cs="Arial"/>
                <w:sz w:val="16"/>
                <w:szCs w:val="16"/>
              </w:rPr>
            </w:pPr>
          </w:p>
        </w:tc>
      </w:tr>
      <w:tr w:rsidR="005E7342" w:rsidRPr="001618D6" w14:paraId="5F25C482" w14:textId="77777777" w:rsidTr="00975B4D">
        <w:trPr>
          <w:trHeight w:val="255"/>
        </w:trPr>
        <w:tc>
          <w:tcPr>
            <w:tcW w:w="679" w:type="dxa"/>
            <w:tcBorders>
              <w:top w:val="nil"/>
              <w:left w:val="double" w:sz="6" w:space="0" w:color="auto"/>
              <w:bottom w:val="single" w:sz="4" w:space="0" w:color="auto"/>
              <w:right w:val="single" w:sz="4" w:space="0" w:color="auto"/>
            </w:tcBorders>
            <w:shd w:val="clear" w:color="000000" w:fill="C0C0C0"/>
            <w:vAlign w:val="center"/>
          </w:tcPr>
          <w:p w14:paraId="4B7C2D33"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38</w:t>
            </w:r>
          </w:p>
        </w:tc>
        <w:tc>
          <w:tcPr>
            <w:tcW w:w="1230" w:type="dxa"/>
            <w:tcBorders>
              <w:top w:val="nil"/>
              <w:left w:val="nil"/>
              <w:bottom w:val="single" w:sz="4" w:space="0" w:color="auto"/>
              <w:right w:val="single" w:sz="4" w:space="0" w:color="auto"/>
            </w:tcBorders>
            <w:shd w:val="clear" w:color="000000" w:fill="C0C0C0"/>
            <w:vAlign w:val="center"/>
          </w:tcPr>
          <w:p w14:paraId="75DEE6B9" w14:textId="77777777" w:rsidR="005E7342" w:rsidRPr="001618D6" w:rsidRDefault="005E7342" w:rsidP="00910EC1">
            <w:pPr>
              <w:spacing w:after="0" w:line="240" w:lineRule="auto"/>
              <w:jc w:val="center"/>
              <w:rPr>
                <w:rFonts w:ascii="Arial" w:eastAsia="Times New Roman" w:hAnsi="Arial" w:cs="Arial"/>
                <w:sz w:val="16"/>
                <w:szCs w:val="16"/>
              </w:rPr>
            </w:pPr>
          </w:p>
        </w:tc>
        <w:tc>
          <w:tcPr>
            <w:tcW w:w="2213" w:type="dxa"/>
            <w:tcBorders>
              <w:top w:val="nil"/>
              <w:left w:val="nil"/>
              <w:bottom w:val="single" w:sz="4" w:space="0" w:color="auto"/>
              <w:right w:val="single" w:sz="4" w:space="0" w:color="auto"/>
            </w:tcBorders>
            <w:shd w:val="clear" w:color="000000" w:fill="C0C0C0"/>
            <w:vAlign w:val="center"/>
          </w:tcPr>
          <w:p w14:paraId="03464850"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Production Class Code</w:t>
            </w:r>
          </w:p>
        </w:tc>
        <w:tc>
          <w:tcPr>
            <w:tcW w:w="1890" w:type="dxa"/>
            <w:tcBorders>
              <w:top w:val="nil"/>
              <w:left w:val="nil"/>
              <w:bottom w:val="single" w:sz="4" w:space="0" w:color="auto"/>
              <w:right w:val="single" w:sz="4" w:space="0" w:color="auto"/>
            </w:tcBorders>
            <w:shd w:val="clear" w:color="000000" w:fill="C0C0C0"/>
            <w:vAlign w:val="center"/>
          </w:tcPr>
          <w:p w14:paraId="3A50D757" w14:textId="77777777" w:rsidR="005E7342" w:rsidRPr="001618D6" w:rsidRDefault="005E7342" w:rsidP="009C7BC3">
            <w:pPr>
              <w:spacing w:after="0" w:line="240" w:lineRule="auto"/>
              <w:jc w:val="center"/>
              <w:rPr>
                <w:rFonts w:ascii="Arial" w:eastAsia="Times New Roman" w:hAnsi="Arial" w:cs="Arial"/>
                <w:sz w:val="16"/>
                <w:szCs w:val="16"/>
              </w:rPr>
            </w:pPr>
          </w:p>
        </w:tc>
        <w:tc>
          <w:tcPr>
            <w:tcW w:w="2074" w:type="dxa"/>
            <w:tcBorders>
              <w:top w:val="nil"/>
              <w:left w:val="nil"/>
              <w:bottom w:val="single" w:sz="4" w:space="0" w:color="auto"/>
              <w:right w:val="single" w:sz="4" w:space="0" w:color="auto"/>
            </w:tcBorders>
            <w:shd w:val="clear" w:color="000000" w:fill="C0C0C0"/>
            <w:vAlign w:val="center"/>
          </w:tcPr>
          <w:p w14:paraId="4A61F9E0"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588" w:type="dxa"/>
            <w:tcBorders>
              <w:top w:val="nil"/>
              <w:left w:val="nil"/>
              <w:bottom w:val="single" w:sz="4" w:space="0" w:color="auto"/>
              <w:right w:val="single" w:sz="4" w:space="0" w:color="auto"/>
            </w:tcBorders>
            <w:shd w:val="clear" w:color="000000" w:fill="C0C0C0"/>
            <w:vAlign w:val="center"/>
          </w:tcPr>
          <w:p w14:paraId="2BBBEBFB" w14:textId="77777777" w:rsidR="005E7342" w:rsidRPr="001618D6"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838" w:type="dxa"/>
            <w:tcBorders>
              <w:top w:val="nil"/>
              <w:left w:val="nil"/>
              <w:bottom w:val="single" w:sz="4" w:space="0" w:color="auto"/>
              <w:right w:val="single" w:sz="4" w:space="0" w:color="auto"/>
            </w:tcBorders>
            <w:shd w:val="clear" w:color="000000" w:fill="C0C0C0"/>
            <w:vAlign w:val="center"/>
          </w:tcPr>
          <w:p w14:paraId="6358BB59" w14:textId="77777777" w:rsidR="005E7342" w:rsidRPr="001618D6" w:rsidRDefault="005E7342" w:rsidP="00910EC1">
            <w:pPr>
              <w:spacing w:after="0" w:line="240" w:lineRule="auto"/>
              <w:rPr>
                <w:rFonts w:ascii="Arial" w:eastAsia="Times New Roman" w:hAnsi="Arial" w:cs="Arial"/>
                <w:sz w:val="16"/>
                <w:szCs w:val="16"/>
              </w:rPr>
            </w:pPr>
          </w:p>
        </w:tc>
        <w:tc>
          <w:tcPr>
            <w:tcW w:w="3420" w:type="dxa"/>
            <w:tcBorders>
              <w:top w:val="nil"/>
              <w:left w:val="nil"/>
              <w:bottom w:val="single" w:sz="4" w:space="0" w:color="auto"/>
              <w:right w:val="double" w:sz="6" w:space="0" w:color="auto"/>
            </w:tcBorders>
            <w:shd w:val="clear" w:color="000000" w:fill="C0C0C0"/>
            <w:vAlign w:val="center"/>
          </w:tcPr>
          <w:p w14:paraId="5E1823E4" w14:textId="77777777" w:rsidR="005E7342" w:rsidRPr="001618D6" w:rsidRDefault="005E7342" w:rsidP="00910EC1">
            <w:pPr>
              <w:spacing w:after="0" w:line="240" w:lineRule="auto"/>
              <w:rPr>
                <w:rFonts w:ascii="Arial" w:eastAsia="Times New Roman" w:hAnsi="Arial" w:cs="Arial"/>
                <w:sz w:val="16"/>
                <w:szCs w:val="16"/>
              </w:rPr>
            </w:pPr>
          </w:p>
        </w:tc>
      </w:tr>
    </w:tbl>
    <w:p w14:paraId="46F09188" w14:textId="77777777" w:rsidR="005E7342" w:rsidRDefault="005E7342" w:rsidP="005E7342">
      <w:pPr>
        <w:pStyle w:val="Body"/>
        <w:ind w:left="0"/>
        <w:rPr>
          <w:w w:val="100"/>
        </w:rPr>
      </w:pPr>
    </w:p>
    <w:p w14:paraId="63A575DD" w14:textId="1B0A22BC" w:rsidR="005E7342" w:rsidRDefault="005E7342" w:rsidP="005F29AA">
      <w:r>
        <w:lastRenderedPageBreak/>
        <w:br w:type="page"/>
      </w:r>
    </w:p>
    <w:p w14:paraId="7059F480" w14:textId="4605B4E1" w:rsidR="005F29AA" w:rsidRPr="005F29AA" w:rsidRDefault="005E7342" w:rsidP="005F29AA">
      <w:pPr>
        <w:pStyle w:val="Heading3"/>
      </w:pPr>
      <w:bookmarkStart w:id="275" w:name="_Toc474252448"/>
      <w:bookmarkStart w:id="276" w:name="_Toc532379655"/>
      <w:bookmarkStart w:id="277" w:name="_Toc20760724"/>
      <w:r w:rsidRPr="00B57131">
        <w:lastRenderedPageBreak/>
        <w:t>PV1 – Patient Visit</w:t>
      </w:r>
      <w:bookmarkEnd w:id="275"/>
      <w:r>
        <w:t xml:space="preserve"> – HL7 v2.4</w:t>
      </w:r>
      <w:bookmarkEnd w:id="276"/>
      <w:bookmarkEnd w:id="277"/>
    </w:p>
    <w:tbl>
      <w:tblPr>
        <w:tblW w:w="12847" w:type="dxa"/>
        <w:tblLayout w:type="fixed"/>
        <w:tblLook w:val="04A0" w:firstRow="1" w:lastRow="0" w:firstColumn="1" w:lastColumn="0" w:noHBand="0" w:noVBand="1"/>
      </w:tblPr>
      <w:tblGrid>
        <w:gridCol w:w="967"/>
        <w:gridCol w:w="1440"/>
        <w:gridCol w:w="2160"/>
        <w:gridCol w:w="1980"/>
        <w:gridCol w:w="540"/>
        <w:gridCol w:w="630"/>
        <w:gridCol w:w="2160"/>
        <w:gridCol w:w="2970"/>
      </w:tblGrid>
      <w:tr w:rsidR="005E7342" w:rsidRPr="00391D8B" w14:paraId="1B2AB182" w14:textId="77777777" w:rsidTr="00910EC1">
        <w:trPr>
          <w:trHeight w:val="255"/>
          <w:tblHeader/>
        </w:trPr>
        <w:tc>
          <w:tcPr>
            <w:tcW w:w="967" w:type="dxa"/>
            <w:tcBorders>
              <w:top w:val="double" w:sz="4" w:space="0" w:color="auto"/>
              <w:left w:val="double" w:sz="6" w:space="0" w:color="auto"/>
              <w:bottom w:val="single" w:sz="4" w:space="0" w:color="auto"/>
              <w:right w:val="single" w:sz="4" w:space="0" w:color="auto"/>
            </w:tcBorders>
            <w:shd w:val="clear" w:color="auto" w:fill="A4D1F0" w:themeFill="accent1" w:themeFillTint="99"/>
            <w:vAlign w:val="center"/>
          </w:tcPr>
          <w:p w14:paraId="01791D47" w14:textId="77777777" w:rsidR="005E7342" w:rsidRPr="00A71292" w:rsidRDefault="005E7342" w:rsidP="00910EC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FIELD</w:t>
            </w:r>
            <w:r>
              <w:rPr>
                <w:rFonts w:ascii="Arial" w:eastAsia="Times New Roman" w:hAnsi="Arial" w:cs="Arial"/>
                <w:b/>
                <w:bCs/>
                <w:sz w:val="16"/>
                <w:szCs w:val="16"/>
              </w:rPr>
              <w:t>(S)</w:t>
            </w:r>
          </w:p>
        </w:tc>
        <w:tc>
          <w:tcPr>
            <w:tcW w:w="144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1E64DE2C" w14:textId="77777777" w:rsidR="005E7342" w:rsidRPr="00A71292" w:rsidRDefault="005E7342" w:rsidP="00910EC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SUBFIELD</w:t>
            </w:r>
            <w:r>
              <w:rPr>
                <w:rFonts w:ascii="Arial" w:eastAsia="Times New Roman" w:hAnsi="Arial" w:cs="Arial"/>
                <w:b/>
                <w:bCs/>
                <w:sz w:val="16"/>
                <w:szCs w:val="16"/>
              </w:rPr>
              <w:t>(S)</w:t>
            </w:r>
          </w:p>
        </w:tc>
        <w:tc>
          <w:tcPr>
            <w:tcW w:w="216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1EAC0C5D" w14:textId="77777777" w:rsidR="005E7342" w:rsidRPr="00A71292" w:rsidRDefault="005E7342" w:rsidP="00910EC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ELEMENT NAME</w:t>
            </w:r>
          </w:p>
        </w:tc>
        <w:tc>
          <w:tcPr>
            <w:tcW w:w="198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49630A9D" w14:textId="6F6EB419" w:rsidR="005E7342" w:rsidRDefault="009F740C" w:rsidP="00910EC1">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WellSky</w:t>
            </w:r>
            <w:r w:rsidR="005E7342" w:rsidRPr="00D55512">
              <w:rPr>
                <w:rFonts w:ascii="Arial" w:eastAsia="Times New Roman" w:hAnsi="Arial" w:cs="Arial"/>
                <w:b/>
                <w:bCs/>
                <w:sz w:val="16"/>
                <w:szCs w:val="16"/>
              </w:rPr>
              <w:t xml:space="preserve"> HHH</w:t>
            </w:r>
            <w:r w:rsidR="005E7342" w:rsidRPr="001618D6">
              <w:rPr>
                <w:rFonts w:ascii="Arial" w:eastAsia="Times New Roman" w:hAnsi="Arial" w:cs="Arial"/>
                <w:b/>
                <w:bCs/>
                <w:sz w:val="16"/>
                <w:szCs w:val="16"/>
              </w:rPr>
              <w:t xml:space="preserve"> </w:t>
            </w:r>
          </w:p>
          <w:p w14:paraId="779AFB6A" w14:textId="77777777" w:rsidR="005E7342" w:rsidRPr="00A71292" w:rsidRDefault="005E7342" w:rsidP="00910EC1">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Field Mapping</w:t>
            </w:r>
          </w:p>
        </w:tc>
        <w:tc>
          <w:tcPr>
            <w:tcW w:w="54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0FAC19E1" w14:textId="77777777" w:rsidR="005E7342" w:rsidRPr="00A71292" w:rsidRDefault="005E7342" w:rsidP="00910EC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LEN</w:t>
            </w:r>
          </w:p>
        </w:tc>
        <w:tc>
          <w:tcPr>
            <w:tcW w:w="63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586996B1" w14:textId="77777777" w:rsidR="005E7342" w:rsidRPr="00A71292" w:rsidRDefault="005E7342" w:rsidP="00910EC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R/O</w:t>
            </w:r>
          </w:p>
        </w:tc>
        <w:tc>
          <w:tcPr>
            <w:tcW w:w="216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65C6E8DA" w14:textId="77777777" w:rsidR="005E7342" w:rsidRPr="00A71292" w:rsidRDefault="005E7342" w:rsidP="00910EC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VENDOR FORMAT/SAMPLE</w:t>
            </w:r>
          </w:p>
        </w:tc>
        <w:tc>
          <w:tcPr>
            <w:tcW w:w="2970" w:type="dxa"/>
            <w:tcBorders>
              <w:top w:val="double" w:sz="4" w:space="0" w:color="auto"/>
              <w:left w:val="nil"/>
              <w:bottom w:val="single" w:sz="4" w:space="0" w:color="auto"/>
              <w:right w:val="double" w:sz="4" w:space="0" w:color="auto"/>
            </w:tcBorders>
            <w:shd w:val="clear" w:color="auto" w:fill="A4D1F0" w:themeFill="accent1" w:themeFillTint="99"/>
            <w:vAlign w:val="center"/>
          </w:tcPr>
          <w:p w14:paraId="1ADFEA42" w14:textId="77777777" w:rsidR="005E7342" w:rsidRPr="00A71292" w:rsidRDefault="005E7342" w:rsidP="00910EC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COMMENTS</w:t>
            </w:r>
          </w:p>
        </w:tc>
      </w:tr>
      <w:tr w:rsidR="005E7342" w:rsidRPr="00391D8B" w14:paraId="36A266CB" w14:textId="77777777" w:rsidTr="00910EC1">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4FE87F4C"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256873DB"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33316BF4"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Set ID</w:t>
            </w:r>
          </w:p>
        </w:tc>
        <w:tc>
          <w:tcPr>
            <w:tcW w:w="1980" w:type="dxa"/>
            <w:tcBorders>
              <w:top w:val="nil"/>
              <w:left w:val="nil"/>
              <w:bottom w:val="single" w:sz="4" w:space="0" w:color="auto"/>
              <w:right w:val="single" w:sz="4" w:space="0" w:color="auto"/>
            </w:tcBorders>
            <w:shd w:val="clear" w:color="auto" w:fill="FFFFFF" w:themeFill="background1"/>
            <w:vAlign w:val="center"/>
            <w:hideMark/>
          </w:tcPr>
          <w:p w14:paraId="0A074FDA"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558F1A5D"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6DF33627"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2671643D" w14:textId="77777777" w:rsidR="005E7342" w:rsidRPr="00391D8B"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2970" w:type="dxa"/>
            <w:tcBorders>
              <w:top w:val="nil"/>
              <w:left w:val="nil"/>
              <w:bottom w:val="single" w:sz="4" w:space="0" w:color="auto"/>
              <w:right w:val="double" w:sz="4" w:space="0" w:color="auto"/>
            </w:tcBorders>
            <w:shd w:val="clear" w:color="auto" w:fill="FFFFFF" w:themeFill="background1"/>
            <w:vAlign w:val="center"/>
            <w:hideMark/>
          </w:tcPr>
          <w:p w14:paraId="671F4B8E"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284608A6" w14:textId="77777777" w:rsidTr="00910EC1">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0F4E5C48"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4C36E42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70DBE6F6"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Patient Class</w:t>
            </w:r>
          </w:p>
        </w:tc>
        <w:tc>
          <w:tcPr>
            <w:tcW w:w="1980" w:type="dxa"/>
            <w:tcBorders>
              <w:top w:val="nil"/>
              <w:left w:val="nil"/>
              <w:bottom w:val="single" w:sz="4" w:space="0" w:color="auto"/>
              <w:right w:val="single" w:sz="4" w:space="0" w:color="auto"/>
            </w:tcBorders>
            <w:shd w:val="clear" w:color="auto" w:fill="FFFFFF" w:themeFill="background1"/>
            <w:vAlign w:val="center"/>
            <w:hideMark/>
          </w:tcPr>
          <w:p w14:paraId="3F38650D"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71897CF6"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428BD005"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08B823F7"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I = Inpatient</w:t>
            </w:r>
          </w:p>
          <w:p w14:paraId="1B486D89" w14:textId="77777777" w:rsidR="005E7342" w:rsidRPr="00391D8B"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O = Outpatient</w:t>
            </w:r>
          </w:p>
        </w:tc>
        <w:tc>
          <w:tcPr>
            <w:tcW w:w="2970" w:type="dxa"/>
            <w:tcBorders>
              <w:top w:val="nil"/>
              <w:left w:val="nil"/>
              <w:bottom w:val="single" w:sz="4" w:space="0" w:color="auto"/>
              <w:right w:val="double" w:sz="4" w:space="0" w:color="auto"/>
            </w:tcBorders>
            <w:shd w:val="clear" w:color="auto" w:fill="FFFFFF" w:themeFill="background1"/>
            <w:vAlign w:val="center"/>
            <w:hideMark/>
          </w:tcPr>
          <w:p w14:paraId="449EDA17" w14:textId="77777777" w:rsidR="005E7342" w:rsidRDefault="005E7342" w:rsidP="00910EC1">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004</w:t>
            </w:r>
            <w:r w:rsidRPr="005109FE">
              <w:rPr>
                <w:rFonts w:ascii="Arial" w:eastAsia="Times New Roman" w:hAnsi="Arial" w:cs="Arial"/>
                <w:sz w:val="16"/>
                <w:szCs w:val="16"/>
              </w:rPr>
              <w:t xml:space="preserve"> </w:t>
            </w:r>
            <w:r>
              <w:rPr>
                <w:rFonts w:ascii="Arial" w:eastAsia="Times New Roman" w:hAnsi="Arial" w:cs="Arial"/>
                <w:sz w:val="16"/>
                <w:szCs w:val="16"/>
              </w:rPr>
              <w:t>– Patient Class</w:t>
            </w:r>
          </w:p>
          <w:p w14:paraId="1D217C79" w14:textId="77777777" w:rsidR="005E7342" w:rsidRDefault="0084038F" w:rsidP="00910EC1">
            <w:pPr>
              <w:spacing w:after="0" w:line="240" w:lineRule="auto"/>
              <w:rPr>
                <w:rFonts w:ascii="Arial" w:eastAsia="Times New Roman" w:hAnsi="Arial" w:cs="Arial"/>
                <w:sz w:val="16"/>
                <w:szCs w:val="16"/>
              </w:rPr>
            </w:pPr>
            <w:hyperlink r:id="rId13" w:history="1">
              <w:r w:rsidR="005E7342" w:rsidRPr="00243D02">
                <w:rPr>
                  <w:rStyle w:val="Hyperlink"/>
                  <w:rFonts w:ascii="Arial" w:eastAsia="Times New Roman" w:hAnsi="Arial" w:cs="Arial"/>
                  <w:sz w:val="16"/>
                  <w:szCs w:val="16"/>
                </w:rPr>
                <w:t>http://www.hl7.eu/refactored/tab0004.html</w:t>
              </w:r>
            </w:hyperlink>
          </w:p>
          <w:p w14:paraId="28B0F8D0" w14:textId="77777777" w:rsidR="005E7342" w:rsidRPr="00FF3018"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 xml:space="preserve">Question: Is </w:t>
            </w:r>
          </w:p>
        </w:tc>
      </w:tr>
      <w:tr w:rsidR="005E7342" w:rsidRPr="00391D8B" w14:paraId="6CA89847" w14:textId="77777777" w:rsidTr="00910EC1">
        <w:trPr>
          <w:trHeight w:val="450"/>
        </w:trPr>
        <w:tc>
          <w:tcPr>
            <w:tcW w:w="967" w:type="dxa"/>
            <w:tcBorders>
              <w:top w:val="nil"/>
              <w:left w:val="double" w:sz="6" w:space="0" w:color="auto"/>
              <w:bottom w:val="single" w:sz="4" w:space="0" w:color="auto"/>
              <w:right w:val="single" w:sz="4" w:space="0" w:color="auto"/>
            </w:tcBorders>
            <w:shd w:val="clear" w:color="auto" w:fill="C2C2C2" w:themeFill="background2" w:themeFillShade="E6"/>
            <w:vAlign w:val="center"/>
            <w:hideMark/>
          </w:tcPr>
          <w:p w14:paraId="21C68DEA"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w:t>
            </w:r>
          </w:p>
        </w:tc>
        <w:tc>
          <w:tcPr>
            <w:tcW w:w="1440" w:type="dxa"/>
            <w:tcBorders>
              <w:top w:val="nil"/>
              <w:left w:val="nil"/>
              <w:bottom w:val="single" w:sz="4" w:space="0" w:color="auto"/>
              <w:right w:val="single" w:sz="4" w:space="0" w:color="auto"/>
            </w:tcBorders>
            <w:shd w:val="clear" w:color="auto" w:fill="C2C2C2" w:themeFill="background2" w:themeFillShade="E6"/>
            <w:vAlign w:val="center"/>
            <w:hideMark/>
          </w:tcPr>
          <w:p w14:paraId="593F1A08"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w:t>
            </w:r>
          </w:p>
        </w:tc>
        <w:tc>
          <w:tcPr>
            <w:tcW w:w="2160" w:type="dxa"/>
            <w:tcBorders>
              <w:top w:val="nil"/>
              <w:left w:val="nil"/>
              <w:bottom w:val="single" w:sz="4" w:space="0" w:color="auto"/>
              <w:right w:val="single" w:sz="4" w:space="0" w:color="auto"/>
            </w:tcBorders>
            <w:shd w:val="clear" w:color="auto" w:fill="C2C2C2" w:themeFill="background2" w:themeFillShade="E6"/>
            <w:vAlign w:val="center"/>
            <w:hideMark/>
          </w:tcPr>
          <w:p w14:paraId="64D67E72" w14:textId="77777777" w:rsidR="005E7342" w:rsidRPr="00391D8B"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 xml:space="preserve">Assigned Patient Location: </w:t>
            </w:r>
            <w:r w:rsidRPr="00391D8B">
              <w:rPr>
                <w:rFonts w:ascii="Arial" w:eastAsia="Times New Roman" w:hAnsi="Arial" w:cs="Arial"/>
                <w:sz w:val="16"/>
                <w:szCs w:val="16"/>
              </w:rPr>
              <w:t>Point of Care</w:t>
            </w:r>
          </w:p>
        </w:tc>
        <w:tc>
          <w:tcPr>
            <w:tcW w:w="1980" w:type="dxa"/>
            <w:tcBorders>
              <w:top w:val="nil"/>
              <w:left w:val="nil"/>
              <w:bottom w:val="single" w:sz="4" w:space="0" w:color="auto"/>
              <w:right w:val="single" w:sz="4" w:space="0" w:color="auto"/>
            </w:tcBorders>
            <w:shd w:val="clear" w:color="auto" w:fill="C2C2C2" w:themeFill="background2" w:themeFillShade="E6"/>
            <w:vAlign w:val="center"/>
          </w:tcPr>
          <w:p w14:paraId="13BDB794"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C2C2C2" w:themeFill="background2" w:themeFillShade="E6"/>
            <w:vAlign w:val="center"/>
          </w:tcPr>
          <w:p w14:paraId="70386C46"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C2C2C2" w:themeFill="background2" w:themeFillShade="E6"/>
            <w:vAlign w:val="center"/>
            <w:hideMark/>
          </w:tcPr>
          <w:p w14:paraId="3F9EAC85"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C2C2C2" w:themeFill="background2" w:themeFillShade="E6"/>
            <w:vAlign w:val="center"/>
          </w:tcPr>
          <w:p w14:paraId="454D4428"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auto" w:fill="C2C2C2" w:themeFill="background2" w:themeFillShade="E6"/>
            <w:vAlign w:val="center"/>
          </w:tcPr>
          <w:p w14:paraId="403C8434"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27576E68" w14:textId="77777777" w:rsidTr="00910EC1">
        <w:trPr>
          <w:trHeight w:val="450"/>
        </w:trPr>
        <w:tc>
          <w:tcPr>
            <w:tcW w:w="967" w:type="dxa"/>
            <w:tcBorders>
              <w:top w:val="nil"/>
              <w:left w:val="double" w:sz="6" w:space="0" w:color="auto"/>
              <w:bottom w:val="single" w:sz="4" w:space="0" w:color="auto"/>
              <w:right w:val="single" w:sz="4" w:space="0" w:color="auto"/>
            </w:tcBorders>
            <w:shd w:val="clear" w:color="auto" w:fill="C2C2C2" w:themeFill="background2" w:themeFillShade="E6"/>
            <w:vAlign w:val="center"/>
            <w:hideMark/>
          </w:tcPr>
          <w:p w14:paraId="1AE6D06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w:t>
            </w:r>
          </w:p>
        </w:tc>
        <w:tc>
          <w:tcPr>
            <w:tcW w:w="1440" w:type="dxa"/>
            <w:tcBorders>
              <w:top w:val="nil"/>
              <w:left w:val="nil"/>
              <w:bottom w:val="single" w:sz="4" w:space="0" w:color="auto"/>
              <w:right w:val="single" w:sz="4" w:space="0" w:color="auto"/>
            </w:tcBorders>
            <w:shd w:val="clear" w:color="auto" w:fill="C2C2C2" w:themeFill="background2" w:themeFillShade="E6"/>
            <w:vAlign w:val="center"/>
            <w:hideMark/>
          </w:tcPr>
          <w:p w14:paraId="23D50B5B"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w:t>
            </w:r>
          </w:p>
        </w:tc>
        <w:tc>
          <w:tcPr>
            <w:tcW w:w="2160" w:type="dxa"/>
            <w:tcBorders>
              <w:top w:val="nil"/>
              <w:left w:val="nil"/>
              <w:bottom w:val="single" w:sz="4" w:space="0" w:color="auto"/>
              <w:right w:val="single" w:sz="4" w:space="0" w:color="auto"/>
            </w:tcBorders>
            <w:shd w:val="clear" w:color="auto" w:fill="C2C2C2" w:themeFill="background2" w:themeFillShade="E6"/>
            <w:vAlign w:val="center"/>
            <w:hideMark/>
          </w:tcPr>
          <w:p w14:paraId="3F216E09" w14:textId="77777777" w:rsidR="005E7342" w:rsidRPr="00391D8B"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 xml:space="preserve">Assigned Patient Location: </w:t>
            </w:r>
            <w:r w:rsidRPr="00391D8B">
              <w:rPr>
                <w:rFonts w:ascii="Arial" w:eastAsia="Times New Roman" w:hAnsi="Arial" w:cs="Arial"/>
                <w:sz w:val="16"/>
                <w:szCs w:val="16"/>
              </w:rPr>
              <w:t>Room</w:t>
            </w:r>
          </w:p>
        </w:tc>
        <w:tc>
          <w:tcPr>
            <w:tcW w:w="1980" w:type="dxa"/>
            <w:tcBorders>
              <w:top w:val="nil"/>
              <w:left w:val="nil"/>
              <w:bottom w:val="single" w:sz="4" w:space="0" w:color="auto"/>
              <w:right w:val="single" w:sz="4" w:space="0" w:color="auto"/>
            </w:tcBorders>
            <w:shd w:val="clear" w:color="auto" w:fill="C2C2C2" w:themeFill="background2" w:themeFillShade="E6"/>
            <w:vAlign w:val="center"/>
          </w:tcPr>
          <w:p w14:paraId="00873028"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C2C2C2" w:themeFill="background2" w:themeFillShade="E6"/>
            <w:vAlign w:val="center"/>
          </w:tcPr>
          <w:p w14:paraId="5D4F1CB0"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C2C2C2" w:themeFill="background2" w:themeFillShade="E6"/>
            <w:vAlign w:val="center"/>
            <w:hideMark/>
          </w:tcPr>
          <w:p w14:paraId="3F0C6195"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C2C2C2" w:themeFill="background2" w:themeFillShade="E6"/>
            <w:vAlign w:val="center"/>
          </w:tcPr>
          <w:p w14:paraId="590867AB"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auto" w:fill="C2C2C2" w:themeFill="background2" w:themeFillShade="E6"/>
            <w:vAlign w:val="center"/>
          </w:tcPr>
          <w:p w14:paraId="327E0375"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314E373C" w14:textId="77777777" w:rsidTr="00910EC1">
        <w:trPr>
          <w:trHeight w:val="450"/>
        </w:trPr>
        <w:tc>
          <w:tcPr>
            <w:tcW w:w="967" w:type="dxa"/>
            <w:tcBorders>
              <w:top w:val="nil"/>
              <w:left w:val="double" w:sz="6" w:space="0" w:color="auto"/>
              <w:bottom w:val="single" w:sz="4" w:space="0" w:color="auto"/>
              <w:right w:val="single" w:sz="4" w:space="0" w:color="auto"/>
            </w:tcBorders>
            <w:shd w:val="clear" w:color="auto" w:fill="C2C2C2" w:themeFill="background2" w:themeFillShade="E6"/>
            <w:vAlign w:val="center"/>
            <w:hideMark/>
          </w:tcPr>
          <w:p w14:paraId="60334985"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w:t>
            </w:r>
          </w:p>
        </w:tc>
        <w:tc>
          <w:tcPr>
            <w:tcW w:w="1440" w:type="dxa"/>
            <w:tcBorders>
              <w:top w:val="nil"/>
              <w:left w:val="nil"/>
              <w:bottom w:val="single" w:sz="4" w:space="0" w:color="auto"/>
              <w:right w:val="single" w:sz="4" w:space="0" w:color="auto"/>
            </w:tcBorders>
            <w:shd w:val="clear" w:color="auto" w:fill="C2C2C2" w:themeFill="background2" w:themeFillShade="E6"/>
            <w:vAlign w:val="center"/>
            <w:hideMark/>
          </w:tcPr>
          <w:p w14:paraId="2A9866EF"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w:t>
            </w:r>
          </w:p>
        </w:tc>
        <w:tc>
          <w:tcPr>
            <w:tcW w:w="2160" w:type="dxa"/>
            <w:tcBorders>
              <w:top w:val="nil"/>
              <w:left w:val="nil"/>
              <w:bottom w:val="single" w:sz="4" w:space="0" w:color="auto"/>
              <w:right w:val="single" w:sz="4" w:space="0" w:color="auto"/>
            </w:tcBorders>
            <w:shd w:val="clear" w:color="auto" w:fill="C2C2C2" w:themeFill="background2" w:themeFillShade="E6"/>
            <w:vAlign w:val="center"/>
            <w:hideMark/>
          </w:tcPr>
          <w:p w14:paraId="33B19CB7" w14:textId="77777777" w:rsidR="005E7342" w:rsidRPr="00391D8B"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 xml:space="preserve">Assigned Patient Location: </w:t>
            </w:r>
            <w:r w:rsidRPr="00391D8B">
              <w:rPr>
                <w:rFonts w:ascii="Arial" w:eastAsia="Times New Roman" w:hAnsi="Arial" w:cs="Arial"/>
                <w:sz w:val="16"/>
                <w:szCs w:val="16"/>
              </w:rPr>
              <w:t>Bed</w:t>
            </w:r>
          </w:p>
        </w:tc>
        <w:tc>
          <w:tcPr>
            <w:tcW w:w="1980" w:type="dxa"/>
            <w:tcBorders>
              <w:top w:val="nil"/>
              <w:left w:val="nil"/>
              <w:bottom w:val="single" w:sz="4" w:space="0" w:color="auto"/>
              <w:right w:val="single" w:sz="4" w:space="0" w:color="auto"/>
            </w:tcBorders>
            <w:shd w:val="clear" w:color="auto" w:fill="C2C2C2" w:themeFill="background2" w:themeFillShade="E6"/>
            <w:vAlign w:val="center"/>
          </w:tcPr>
          <w:p w14:paraId="3FD5F3AB"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C2C2C2" w:themeFill="background2" w:themeFillShade="E6"/>
            <w:vAlign w:val="center"/>
          </w:tcPr>
          <w:p w14:paraId="0DF1C323"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C2C2C2" w:themeFill="background2" w:themeFillShade="E6"/>
            <w:vAlign w:val="center"/>
            <w:hideMark/>
          </w:tcPr>
          <w:p w14:paraId="0ED7CB4B"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C2C2C2" w:themeFill="background2" w:themeFillShade="E6"/>
            <w:vAlign w:val="center"/>
          </w:tcPr>
          <w:p w14:paraId="079EAADB"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auto" w:fill="C2C2C2" w:themeFill="background2" w:themeFillShade="E6"/>
            <w:vAlign w:val="center"/>
          </w:tcPr>
          <w:p w14:paraId="6D0D4648"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45DC5E56" w14:textId="77777777" w:rsidTr="00910EC1">
        <w:trPr>
          <w:trHeight w:val="450"/>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20A9D50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w:t>
            </w:r>
          </w:p>
        </w:tc>
        <w:tc>
          <w:tcPr>
            <w:tcW w:w="1440" w:type="dxa"/>
            <w:tcBorders>
              <w:top w:val="nil"/>
              <w:left w:val="nil"/>
              <w:bottom w:val="single" w:sz="4" w:space="0" w:color="auto"/>
              <w:right w:val="single" w:sz="4" w:space="0" w:color="auto"/>
            </w:tcBorders>
            <w:shd w:val="clear" w:color="auto" w:fill="BFBFBF" w:themeFill="background1" w:themeFillShade="BF"/>
            <w:vAlign w:val="center"/>
            <w:hideMark/>
          </w:tcPr>
          <w:p w14:paraId="2E5E84C0"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w:t>
            </w:r>
          </w:p>
        </w:tc>
        <w:tc>
          <w:tcPr>
            <w:tcW w:w="2160" w:type="dxa"/>
            <w:tcBorders>
              <w:top w:val="nil"/>
              <w:left w:val="nil"/>
              <w:bottom w:val="single" w:sz="4" w:space="0" w:color="auto"/>
              <w:right w:val="single" w:sz="4" w:space="0" w:color="auto"/>
            </w:tcBorders>
            <w:shd w:val="clear" w:color="auto" w:fill="BFBFBF" w:themeFill="background1" w:themeFillShade="BF"/>
            <w:vAlign w:val="center"/>
            <w:hideMark/>
          </w:tcPr>
          <w:p w14:paraId="7B17825A" w14:textId="77777777" w:rsidR="005E7342" w:rsidRPr="00391D8B"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 xml:space="preserve">Assigned Patient Location:  </w:t>
            </w:r>
            <w:r w:rsidRPr="00391D8B">
              <w:rPr>
                <w:rFonts w:ascii="Arial" w:eastAsia="Times New Roman" w:hAnsi="Arial" w:cs="Arial"/>
                <w:sz w:val="16"/>
                <w:szCs w:val="16"/>
              </w:rPr>
              <w:t>Facility</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4FF0B746"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0B3C694"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BFBFBF" w:themeFill="background1" w:themeFillShade="BF"/>
            <w:vAlign w:val="center"/>
            <w:hideMark/>
          </w:tcPr>
          <w:p w14:paraId="6BD606E9" w14:textId="77777777" w:rsidR="005E7342" w:rsidRPr="004C3C83"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noWrap/>
            <w:vAlign w:val="center"/>
          </w:tcPr>
          <w:p w14:paraId="0CD40F1C" w14:textId="77777777" w:rsidR="005E7342" w:rsidRPr="004C3C83" w:rsidRDefault="005E7342" w:rsidP="00910EC1">
            <w:pPr>
              <w:spacing w:after="0" w:line="240" w:lineRule="auto"/>
              <w:rPr>
                <w:rFonts w:ascii="Arial" w:eastAsia="Times New Roman" w:hAnsi="Arial" w:cs="Arial"/>
                <w:sz w:val="16"/>
                <w:szCs w:val="20"/>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3E545F64" w14:textId="77777777" w:rsidR="005E7342" w:rsidRPr="00391D8B" w:rsidRDefault="005E7342" w:rsidP="00910EC1">
            <w:pPr>
              <w:spacing w:after="0" w:line="240" w:lineRule="auto"/>
              <w:rPr>
                <w:rFonts w:ascii="Arial" w:eastAsia="Times New Roman" w:hAnsi="Arial" w:cs="Arial"/>
                <w:sz w:val="16"/>
                <w:szCs w:val="16"/>
              </w:rPr>
            </w:pPr>
          </w:p>
        </w:tc>
      </w:tr>
      <w:tr w:rsidR="005E7342" w:rsidRPr="00391D8B" w14:paraId="5A64C661" w14:textId="77777777" w:rsidTr="00910EC1">
        <w:trPr>
          <w:trHeight w:val="450"/>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21BEF5F"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1440" w:type="dxa"/>
            <w:tcBorders>
              <w:top w:val="nil"/>
              <w:left w:val="nil"/>
              <w:bottom w:val="single" w:sz="4" w:space="0" w:color="auto"/>
              <w:right w:val="single" w:sz="4" w:space="0" w:color="auto"/>
            </w:tcBorders>
            <w:shd w:val="clear" w:color="auto" w:fill="BFBFBF" w:themeFill="background1" w:themeFillShade="BF"/>
            <w:vAlign w:val="center"/>
          </w:tcPr>
          <w:p w14:paraId="74BAD917"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2160" w:type="dxa"/>
            <w:tcBorders>
              <w:top w:val="nil"/>
              <w:left w:val="nil"/>
              <w:bottom w:val="single" w:sz="4" w:space="0" w:color="auto"/>
              <w:right w:val="single" w:sz="4" w:space="0" w:color="auto"/>
            </w:tcBorders>
            <w:shd w:val="clear" w:color="auto" w:fill="BFBFBF" w:themeFill="background1" w:themeFillShade="BF"/>
            <w:vAlign w:val="center"/>
          </w:tcPr>
          <w:p w14:paraId="3F272F6E"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Assigned Patient Location:  Status</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5D537456" w14:textId="77777777" w:rsidR="005E7342"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5A2FE3A"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BFBFBF" w:themeFill="background1" w:themeFillShade="BF"/>
            <w:vAlign w:val="center"/>
          </w:tcPr>
          <w:p w14:paraId="38FFE1FE" w14:textId="77777777" w:rsidR="005E7342" w:rsidRPr="004C3C83"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noWrap/>
            <w:vAlign w:val="center"/>
          </w:tcPr>
          <w:p w14:paraId="4B8DAED4" w14:textId="77777777" w:rsidR="005E7342" w:rsidRPr="004C3C83" w:rsidDel="00126600" w:rsidRDefault="005E7342" w:rsidP="00910EC1">
            <w:pPr>
              <w:spacing w:after="0" w:line="240" w:lineRule="auto"/>
              <w:rPr>
                <w:rFonts w:ascii="Arial" w:eastAsia="Times New Roman" w:hAnsi="Arial" w:cs="Arial"/>
                <w:sz w:val="16"/>
                <w:szCs w:val="20"/>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1578E7E4" w14:textId="77777777" w:rsidR="005E7342" w:rsidRDefault="005E7342" w:rsidP="00910EC1">
            <w:pPr>
              <w:spacing w:after="0" w:line="240" w:lineRule="auto"/>
              <w:rPr>
                <w:rFonts w:ascii="Arial" w:eastAsia="Times New Roman" w:hAnsi="Arial" w:cs="Arial"/>
                <w:sz w:val="16"/>
                <w:szCs w:val="16"/>
              </w:rPr>
            </w:pPr>
          </w:p>
        </w:tc>
      </w:tr>
      <w:tr w:rsidR="005E7342" w:rsidRPr="00391D8B" w14:paraId="3138C939" w14:textId="77777777" w:rsidTr="00910EC1">
        <w:trPr>
          <w:trHeight w:val="450"/>
        </w:trPr>
        <w:tc>
          <w:tcPr>
            <w:tcW w:w="967" w:type="dxa"/>
            <w:tcBorders>
              <w:top w:val="nil"/>
              <w:left w:val="double" w:sz="6" w:space="0" w:color="auto"/>
              <w:bottom w:val="single" w:sz="4" w:space="0" w:color="auto"/>
              <w:right w:val="single" w:sz="4" w:space="0" w:color="auto"/>
            </w:tcBorders>
            <w:shd w:val="clear" w:color="auto" w:fill="auto"/>
            <w:vAlign w:val="center"/>
          </w:tcPr>
          <w:p w14:paraId="671B6C0D"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1440" w:type="dxa"/>
            <w:tcBorders>
              <w:top w:val="nil"/>
              <w:left w:val="nil"/>
              <w:bottom w:val="single" w:sz="4" w:space="0" w:color="auto"/>
              <w:right w:val="single" w:sz="4" w:space="0" w:color="auto"/>
            </w:tcBorders>
            <w:shd w:val="clear" w:color="auto" w:fill="auto"/>
            <w:vAlign w:val="center"/>
          </w:tcPr>
          <w:p w14:paraId="220D0F62"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2160" w:type="dxa"/>
            <w:tcBorders>
              <w:top w:val="nil"/>
              <w:left w:val="nil"/>
              <w:bottom w:val="single" w:sz="4" w:space="0" w:color="auto"/>
              <w:right w:val="single" w:sz="4" w:space="0" w:color="auto"/>
            </w:tcBorders>
            <w:shd w:val="clear" w:color="auto" w:fill="auto"/>
            <w:vAlign w:val="center"/>
          </w:tcPr>
          <w:p w14:paraId="6A13E237"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Assigned Patient Location:  Person Location Type</w:t>
            </w:r>
          </w:p>
        </w:tc>
        <w:tc>
          <w:tcPr>
            <w:tcW w:w="1980" w:type="dxa"/>
            <w:tcBorders>
              <w:top w:val="nil"/>
              <w:left w:val="nil"/>
              <w:bottom w:val="single" w:sz="4" w:space="0" w:color="auto"/>
              <w:right w:val="single" w:sz="4" w:space="0" w:color="auto"/>
            </w:tcBorders>
            <w:shd w:val="clear" w:color="auto" w:fill="auto"/>
            <w:vAlign w:val="center"/>
          </w:tcPr>
          <w:p w14:paraId="17DA39FD" w14:textId="61BE2F5F" w:rsidR="005E7342" w:rsidRDefault="005F29AA"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&lt;</w:t>
            </w:r>
            <w:r w:rsidR="005E7342" w:rsidRPr="00505058">
              <w:rPr>
                <w:rFonts w:ascii="Arial" w:eastAsia="Times New Roman" w:hAnsi="Arial" w:cs="Arial"/>
                <w:sz w:val="16"/>
                <w:szCs w:val="16"/>
              </w:rPr>
              <w:t>Facility</w:t>
            </w:r>
            <w:r>
              <w:rPr>
                <w:rFonts w:ascii="Arial" w:eastAsia="Times New Roman" w:hAnsi="Arial" w:cs="Arial"/>
                <w:sz w:val="16"/>
                <w:szCs w:val="16"/>
              </w:rPr>
              <w:t xml:space="preserve"> </w:t>
            </w:r>
            <w:r w:rsidR="005E7342" w:rsidRPr="00505058">
              <w:rPr>
                <w:rFonts w:ascii="Arial" w:eastAsia="Times New Roman" w:hAnsi="Arial" w:cs="Arial"/>
                <w:sz w:val="16"/>
                <w:szCs w:val="16"/>
              </w:rPr>
              <w:t>Type</w:t>
            </w:r>
            <w:r>
              <w:rPr>
                <w:rFonts w:ascii="Arial" w:eastAsia="Times New Roman" w:hAnsi="Arial" w:cs="Arial"/>
                <w:sz w:val="16"/>
                <w:szCs w:val="16"/>
              </w:rPr>
              <w:t xml:space="preserve"> </w:t>
            </w:r>
            <w:r w:rsidR="005E7342" w:rsidRPr="00505058">
              <w:rPr>
                <w:rFonts w:ascii="Arial" w:eastAsia="Times New Roman" w:hAnsi="Arial" w:cs="Arial"/>
                <w:sz w:val="16"/>
                <w:szCs w:val="16"/>
              </w:rPr>
              <w:t>Key</w:t>
            </w:r>
            <w:r>
              <w:rPr>
                <w:rFonts w:ascii="Arial" w:eastAsia="Times New Roman" w:hAnsi="Arial" w:cs="Arial"/>
                <w:sz w:val="16"/>
                <w:szCs w:val="16"/>
              </w:rPr>
              <w:t>&gt;</w:t>
            </w:r>
          </w:p>
        </w:tc>
        <w:tc>
          <w:tcPr>
            <w:tcW w:w="540" w:type="dxa"/>
            <w:tcBorders>
              <w:top w:val="nil"/>
              <w:left w:val="nil"/>
              <w:bottom w:val="single" w:sz="4" w:space="0" w:color="auto"/>
              <w:right w:val="single" w:sz="4" w:space="0" w:color="auto"/>
            </w:tcBorders>
            <w:shd w:val="clear" w:color="auto" w:fill="auto"/>
            <w:vAlign w:val="center"/>
          </w:tcPr>
          <w:p w14:paraId="29EF68DE"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auto"/>
            <w:vAlign w:val="center"/>
          </w:tcPr>
          <w:p w14:paraId="6096CAD6" w14:textId="77777777" w:rsidR="005E7342" w:rsidRPr="004C3C83"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auto"/>
            <w:noWrap/>
            <w:vAlign w:val="center"/>
          </w:tcPr>
          <w:p w14:paraId="13F06ACE" w14:textId="77777777" w:rsidR="005E7342" w:rsidRPr="004C3C83" w:rsidDel="00126600" w:rsidRDefault="005E7342" w:rsidP="00910EC1">
            <w:pPr>
              <w:spacing w:after="0" w:line="240" w:lineRule="auto"/>
              <w:rPr>
                <w:rFonts w:ascii="Arial" w:eastAsia="Times New Roman" w:hAnsi="Arial" w:cs="Arial"/>
                <w:sz w:val="16"/>
                <w:szCs w:val="20"/>
              </w:rPr>
            </w:pPr>
            <w:r w:rsidRPr="004C3C83">
              <w:rPr>
                <w:rFonts w:ascii="Arial" w:eastAsia="Times New Roman" w:hAnsi="Arial" w:cs="Arial"/>
                <w:sz w:val="16"/>
                <w:szCs w:val="20"/>
              </w:rPr>
              <w:t>5</w:t>
            </w:r>
          </w:p>
        </w:tc>
        <w:tc>
          <w:tcPr>
            <w:tcW w:w="2970" w:type="dxa"/>
            <w:tcBorders>
              <w:top w:val="nil"/>
              <w:left w:val="nil"/>
              <w:bottom w:val="single" w:sz="4" w:space="0" w:color="auto"/>
              <w:right w:val="double" w:sz="4" w:space="0" w:color="auto"/>
            </w:tcBorders>
            <w:shd w:val="clear" w:color="auto" w:fill="auto"/>
            <w:vAlign w:val="center"/>
          </w:tcPr>
          <w:p w14:paraId="093E2C5E" w14:textId="037516C5" w:rsidR="005E7342" w:rsidRDefault="009F740C" w:rsidP="00910EC1">
            <w:pPr>
              <w:spacing w:after="0" w:line="240" w:lineRule="auto"/>
              <w:rPr>
                <w:rFonts w:ascii="Arial" w:eastAsia="Times New Roman" w:hAnsi="Arial" w:cs="Arial"/>
                <w:sz w:val="16"/>
                <w:szCs w:val="16"/>
              </w:rPr>
            </w:pPr>
            <w:r>
              <w:rPr>
                <w:rFonts w:ascii="Arial" w:eastAsia="Times New Roman" w:hAnsi="Arial" w:cs="Arial"/>
                <w:sz w:val="16"/>
                <w:szCs w:val="16"/>
              </w:rPr>
              <w:t>WellSky</w:t>
            </w:r>
            <w:r w:rsidR="005E7342">
              <w:rPr>
                <w:rFonts w:ascii="Arial" w:eastAsia="Times New Roman" w:hAnsi="Arial" w:cs="Arial"/>
                <w:sz w:val="16"/>
                <w:szCs w:val="16"/>
              </w:rPr>
              <w:t xml:space="preserve"> HHH Facility Type Code. See </w:t>
            </w:r>
            <w:r w:rsidR="005E7342" w:rsidRPr="00CC216F">
              <w:rPr>
                <w:rFonts w:ascii="Arial" w:eastAsia="Times New Roman" w:hAnsi="Arial" w:cs="Arial"/>
                <w:color w:val="69BBFF" w:themeColor="accent6" w:themeTint="66"/>
                <w:sz w:val="16"/>
                <w:szCs w:val="16"/>
              </w:rPr>
              <w:fldChar w:fldCharType="begin"/>
            </w:r>
            <w:r w:rsidR="005E7342" w:rsidRPr="00CC216F">
              <w:rPr>
                <w:rFonts w:ascii="Arial" w:eastAsia="Times New Roman" w:hAnsi="Arial" w:cs="Arial"/>
                <w:color w:val="69BBFF" w:themeColor="accent6" w:themeTint="66"/>
                <w:sz w:val="16"/>
                <w:szCs w:val="16"/>
              </w:rPr>
              <w:instrText xml:space="preserve"> REF Table1_PV1_3_6_Facility_Type_Codes \h  \* MERGEFORMAT </w:instrText>
            </w:r>
            <w:r w:rsidR="005E7342" w:rsidRPr="00CC216F">
              <w:rPr>
                <w:rFonts w:ascii="Arial" w:eastAsia="Times New Roman" w:hAnsi="Arial" w:cs="Arial"/>
                <w:color w:val="69BBFF" w:themeColor="accent6" w:themeTint="66"/>
                <w:sz w:val="16"/>
                <w:szCs w:val="16"/>
              </w:rPr>
            </w:r>
            <w:r w:rsidR="005E7342" w:rsidRPr="00CC216F">
              <w:rPr>
                <w:rFonts w:ascii="Arial" w:eastAsia="Times New Roman" w:hAnsi="Arial" w:cs="Arial"/>
                <w:color w:val="69BBFF" w:themeColor="accent6" w:themeTint="66"/>
                <w:sz w:val="16"/>
                <w:szCs w:val="16"/>
              </w:rPr>
              <w:fldChar w:fldCharType="separate"/>
            </w:r>
            <w:r w:rsidR="005E7342" w:rsidRPr="00CC216F">
              <w:rPr>
                <w:rFonts w:ascii="Arial" w:hAnsi="Arial" w:cs="Arial"/>
                <w:color w:val="69BBFF" w:themeColor="accent6" w:themeTint="66"/>
                <w:sz w:val="16"/>
                <w:szCs w:val="16"/>
              </w:rPr>
              <w:t xml:space="preserve">Table 1: PV1-3-6: </w:t>
            </w:r>
            <w:r>
              <w:rPr>
                <w:rFonts w:ascii="Arial" w:hAnsi="Arial" w:cs="Arial"/>
                <w:color w:val="69BBFF" w:themeColor="accent6" w:themeTint="66"/>
                <w:sz w:val="16"/>
                <w:szCs w:val="16"/>
              </w:rPr>
              <w:t>WellSky</w:t>
            </w:r>
            <w:r w:rsidR="005E7342" w:rsidRPr="00CC216F">
              <w:rPr>
                <w:rFonts w:ascii="Arial" w:hAnsi="Arial" w:cs="Arial"/>
                <w:color w:val="69BBFF" w:themeColor="accent6" w:themeTint="66"/>
                <w:sz w:val="16"/>
                <w:szCs w:val="16"/>
              </w:rPr>
              <w:t xml:space="preserve"> HHH Facility Type Codes</w:t>
            </w:r>
            <w:r w:rsidR="005E7342" w:rsidRPr="00CC216F">
              <w:rPr>
                <w:rFonts w:ascii="Arial" w:eastAsia="Times New Roman" w:hAnsi="Arial" w:cs="Arial"/>
                <w:color w:val="69BBFF" w:themeColor="accent6" w:themeTint="66"/>
                <w:sz w:val="16"/>
                <w:szCs w:val="16"/>
              </w:rPr>
              <w:fldChar w:fldCharType="end"/>
            </w:r>
          </w:p>
        </w:tc>
      </w:tr>
      <w:tr w:rsidR="005E7342" w:rsidRPr="00391D8B" w14:paraId="7B442AB1" w14:textId="77777777" w:rsidTr="00910EC1">
        <w:trPr>
          <w:trHeight w:val="450"/>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A8C5696"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1440" w:type="dxa"/>
            <w:tcBorders>
              <w:top w:val="nil"/>
              <w:left w:val="nil"/>
              <w:bottom w:val="single" w:sz="4" w:space="0" w:color="auto"/>
              <w:right w:val="single" w:sz="4" w:space="0" w:color="auto"/>
            </w:tcBorders>
            <w:shd w:val="clear" w:color="auto" w:fill="BFBFBF" w:themeFill="background1" w:themeFillShade="BF"/>
            <w:vAlign w:val="center"/>
          </w:tcPr>
          <w:p w14:paraId="24E2B241"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7 - 9</w:t>
            </w:r>
          </w:p>
        </w:tc>
        <w:tc>
          <w:tcPr>
            <w:tcW w:w="2160" w:type="dxa"/>
            <w:tcBorders>
              <w:top w:val="nil"/>
              <w:left w:val="nil"/>
              <w:bottom w:val="single" w:sz="4" w:space="0" w:color="auto"/>
              <w:right w:val="single" w:sz="4" w:space="0" w:color="auto"/>
            </w:tcBorders>
            <w:shd w:val="clear" w:color="auto" w:fill="BFBFBF" w:themeFill="background1" w:themeFillShade="BF"/>
            <w:vAlign w:val="center"/>
          </w:tcPr>
          <w:p w14:paraId="27DD2176"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Assigned Patient Location: &lt;multiple sub-fields&gt;</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69596808" w14:textId="77777777" w:rsidR="005E7342"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5F8F5A4" w14:textId="77777777" w:rsidR="005E7342" w:rsidRDefault="005E7342" w:rsidP="00910EC1">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BFBFBF" w:themeFill="background1" w:themeFillShade="BF"/>
            <w:vAlign w:val="center"/>
          </w:tcPr>
          <w:p w14:paraId="5AF45C48" w14:textId="77777777" w:rsidR="005E7342" w:rsidRPr="004C3C83"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noWrap/>
            <w:vAlign w:val="center"/>
          </w:tcPr>
          <w:p w14:paraId="6B852FD6" w14:textId="77777777" w:rsidR="005E7342" w:rsidRPr="004C3C83" w:rsidDel="00126600" w:rsidRDefault="005E7342" w:rsidP="00910EC1">
            <w:pPr>
              <w:spacing w:after="0" w:line="240" w:lineRule="auto"/>
              <w:rPr>
                <w:rFonts w:ascii="Arial" w:eastAsia="Times New Roman" w:hAnsi="Arial" w:cs="Arial"/>
                <w:sz w:val="16"/>
                <w:szCs w:val="20"/>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6F892458" w14:textId="77777777" w:rsidR="005E7342" w:rsidRDefault="005E7342" w:rsidP="00910EC1">
            <w:pPr>
              <w:spacing w:after="0" w:line="240" w:lineRule="auto"/>
              <w:rPr>
                <w:rFonts w:ascii="Arial" w:eastAsia="Times New Roman" w:hAnsi="Arial" w:cs="Arial"/>
                <w:sz w:val="16"/>
                <w:szCs w:val="16"/>
              </w:rPr>
            </w:pPr>
          </w:p>
        </w:tc>
      </w:tr>
      <w:tr w:rsidR="005E7342" w:rsidRPr="00391D8B" w14:paraId="5CE8906D"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0126C9B5"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w:t>
            </w:r>
          </w:p>
        </w:tc>
        <w:tc>
          <w:tcPr>
            <w:tcW w:w="1440" w:type="dxa"/>
            <w:tcBorders>
              <w:top w:val="nil"/>
              <w:left w:val="nil"/>
              <w:bottom w:val="single" w:sz="4" w:space="0" w:color="auto"/>
              <w:right w:val="single" w:sz="4" w:space="0" w:color="auto"/>
            </w:tcBorders>
            <w:shd w:val="clear" w:color="000000" w:fill="C0C0C0"/>
            <w:vAlign w:val="center"/>
            <w:hideMark/>
          </w:tcPr>
          <w:p w14:paraId="4814CC8A"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60F7B548"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Admission Type</w:t>
            </w:r>
          </w:p>
        </w:tc>
        <w:tc>
          <w:tcPr>
            <w:tcW w:w="1980" w:type="dxa"/>
            <w:tcBorders>
              <w:top w:val="nil"/>
              <w:left w:val="nil"/>
              <w:bottom w:val="single" w:sz="4" w:space="0" w:color="auto"/>
              <w:right w:val="single" w:sz="4" w:space="0" w:color="auto"/>
            </w:tcBorders>
            <w:shd w:val="clear" w:color="000000" w:fill="C0C0C0"/>
            <w:vAlign w:val="center"/>
          </w:tcPr>
          <w:p w14:paraId="19F266B9"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035B7957"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674A9F9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34D8A13F"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75AEB55E" w14:textId="77777777" w:rsidR="005E7342" w:rsidRDefault="005E7342" w:rsidP="00910EC1">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007 – Admission Type</w:t>
            </w:r>
          </w:p>
          <w:p w14:paraId="4A70BBED" w14:textId="77777777" w:rsidR="005E7342" w:rsidRDefault="0084038F" w:rsidP="00910EC1">
            <w:pPr>
              <w:spacing w:after="0" w:line="240" w:lineRule="auto"/>
              <w:rPr>
                <w:rFonts w:ascii="Arial" w:eastAsia="Times New Roman" w:hAnsi="Arial" w:cs="Arial"/>
                <w:sz w:val="16"/>
                <w:szCs w:val="16"/>
              </w:rPr>
            </w:pPr>
            <w:hyperlink r:id="rId14" w:history="1">
              <w:r w:rsidR="005E7342" w:rsidRPr="00243D02">
                <w:rPr>
                  <w:rStyle w:val="Hyperlink"/>
                  <w:rFonts w:ascii="Arial" w:eastAsia="Times New Roman" w:hAnsi="Arial" w:cs="Arial"/>
                  <w:sz w:val="16"/>
                  <w:szCs w:val="16"/>
                </w:rPr>
                <w:t>http://www.hl7.eu/refactored/tab0007.html</w:t>
              </w:r>
            </w:hyperlink>
          </w:p>
          <w:p w14:paraId="61E658C6" w14:textId="77777777" w:rsidR="005E7342" w:rsidRPr="00391D8B" w:rsidRDefault="005E7342" w:rsidP="00910EC1">
            <w:pPr>
              <w:spacing w:after="0" w:line="240" w:lineRule="auto"/>
              <w:rPr>
                <w:rFonts w:ascii="Arial" w:eastAsia="Times New Roman" w:hAnsi="Arial" w:cs="Arial"/>
                <w:sz w:val="16"/>
                <w:szCs w:val="16"/>
              </w:rPr>
            </w:pPr>
          </w:p>
        </w:tc>
      </w:tr>
      <w:tr w:rsidR="005E7342" w:rsidRPr="00391D8B" w14:paraId="0F51983F"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60F9800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5</w:t>
            </w:r>
          </w:p>
        </w:tc>
        <w:tc>
          <w:tcPr>
            <w:tcW w:w="1440" w:type="dxa"/>
            <w:tcBorders>
              <w:top w:val="nil"/>
              <w:left w:val="nil"/>
              <w:bottom w:val="single" w:sz="4" w:space="0" w:color="auto"/>
              <w:right w:val="single" w:sz="4" w:space="0" w:color="auto"/>
            </w:tcBorders>
            <w:shd w:val="clear" w:color="000000" w:fill="C0C0C0"/>
            <w:vAlign w:val="center"/>
            <w:hideMark/>
          </w:tcPr>
          <w:p w14:paraId="5EB1BC53"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63929AEF"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Preadmit Number</w:t>
            </w:r>
          </w:p>
        </w:tc>
        <w:tc>
          <w:tcPr>
            <w:tcW w:w="1980" w:type="dxa"/>
            <w:tcBorders>
              <w:top w:val="nil"/>
              <w:left w:val="nil"/>
              <w:bottom w:val="single" w:sz="4" w:space="0" w:color="auto"/>
              <w:right w:val="single" w:sz="4" w:space="0" w:color="auto"/>
            </w:tcBorders>
            <w:shd w:val="clear" w:color="000000" w:fill="C0C0C0"/>
            <w:vAlign w:val="center"/>
          </w:tcPr>
          <w:p w14:paraId="0A4EBA6A"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09522417"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000000" w:fill="C0C0C0"/>
            <w:vAlign w:val="center"/>
            <w:hideMark/>
          </w:tcPr>
          <w:p w14:paraId="2F3F46F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29917B6C"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4D3898FA"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33AB8A15"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484A722B"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6</w:t>
            </w:r>
          </w:p>
        </w:tc>
        <w:tc>
          <w:tcPr>
            <w:tcW w:w="1440" w:type="dxa"/>
            <w:tcBorders>
              <w:top w:val="nil"/>
              <w:left w:val="nil"/>
              <w:bottom w:val="single" w:sz="4" w:space="0" w:color="auto"/>
              <w:right w:val="single" w:sz="4" w:space="0" w:color="auto"/>
            </w:tcBorders>
            <w:shd w:val="clear" w:color="000000" w:fill="C0C0C0"/>
            <w:vAlign w:val="center"/>
            <w:hideMark/>
          </w:tcPr>
          <w:p w14:paraId="6B0AA7D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12D51914"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Prior Patient Location</w:t>
            </w:r>
          </w:p>
        </w:tc>
        <w:tc>
          <w:tcPr>
            <w:tcW w:w="1980" w:type="dxa"/>
            <w:tcBorders>
              <w:top w:val="nil"/>
              <w:left w:val="nil"/>
              <w:bottom w:val="single" w:sz="4" w:space="0" w:color="auto"/>
              <w:right w:val="single" w:sz="4" w:space="0" w:color="auto"/>
            </w:tcBorders>
            <w:shd w:val="clear" w:color="000000" w:fill="C0C0C0"/>
            <w:vAlign w:val="center"/>
          </w:tcPr>
          <w:p w14:paraId="142FDC6D"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0B27F201"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630" w:type="dxa"/>
            <w:tcBorders>
              <w:top w:val="nil"/>
              <w:left w:val="nil"/>
              <w:bottom w:val="single" w:sz="4" w:space="0" w:color="auto"/>
              <w:right w:val="single" w:sz="4" w:space="0" w:color="auto"/>
            </w:tcBorders>
            <w:shd w:val="clear" w:color="000000" w:fill="C0C0C0"/>
            <w:vAlign w:val="center"/>
            <w:hideMark/>
          </w:tcPr>
          <w:p w14:paraId="167BD0E1"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27090A47"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20DC04A9"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075422FB" w14:textId="77777777" w:rsidTr="005F29AA">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56DD146E"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7A65A0C4"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27D5731E"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 ID Number</w:t>
            </w:r>
          </w:p>
        </w:tc>
        <w:tc>
          <w:tcPr>
            <w:tcW w:w="1980" w:type="dxa"/>
            <w:tcBorders>
              <w:top w:val="nil"/>
              <w:left w:val="nil"/>
              <w:bottom w:val="single" w:sz="4" w:space="0" w:color="auto"/>
              <w:right w:val="single" w:sz="4" w:space="0" w:color="auto"/>
            </w:tcBorders>
            <w:shd w:val="clear" w:color="auto" w:fill="FFFFFF" w:themeFill="background1"/>
            <w:vAlign w:val="center"/>
          </w:tcPr>
          <w:p w14:paraId="42AE1FBD"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2D046755"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1CFD0145"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FFFFFF" w:themeFill="background1"/>
            <w:vAlign w:val="center"/>
          </w:tcPr>
          <w:p w14:paraId="3126824B" w14:textId="77777777" w:rsidR="005E7342" w:rsidRPr="00391D8B"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&lt;NPI&gt;</w:t>
            </w:r>
          </w:p>
        </w:tc>
        <w:tc>
          <w:tcPr>
            <w:tcW w:w="2970" w:type="dxa"/>
            <w:tcBorders>
              <w:top w:val="nil"/>
              <w:left w:val="nil"/>
              <w:bottom w:val="single" w:sz="4" w:space="0" w:color="auto"/>
              <w:right w:val="double" w:sz="4" w:space="0" w:color="auto"/>
            </w:tcBorders>
            <w:shd w:val="clear" w:color="auto" w:fill="FFFFFF" w:themeFill="background1"/>
            <w:vAlign w:val="center"/>
          </w:tcPr>
          <w:p w14:paraId="2D614300"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6EE011B4" w14:textId="77777777" w:rsidTr="005F29AA">
        <w:trPr>
          <w:trHeight w:val="450"/>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41CEB1B4"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31841AE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3409324A"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w:t>
            </w:r>
            <w:r w:rsidRPr="00391D8B">
              <w:rPr>
                <w:rFonts w:ascii="Arial" w:eastAsia="Times New Roman" w:hAnsi="Arial" w:cs="Arial"/>
                <w:sz w:val="16"/>
                <w:szCs w:val="16"/>
              </w:rPr>
              <w:t xml:space="preserve"> Last Name</w:t>
            </w:r>
          </w:p>
        </w:tc>
        <w:tc>
          <w:tcPr>
            <w:tcW w:w="1980" w:type="dxa"/>
            <w:tcBorders>
              <w:top w:val="nil"/>
              <w:left w:val="nil"/>
              <w:bottom w:val="single" w:sz="4" w:space="0" w:color="auto"/>
              <w:right w:val="single" w:sz="4" w:space="0" w:color="auto"/>
            </w:tcBorders>
            <w:shd w:val="clear" w:color="auto" w:fill="FFFFFF" w:themeFill="background1"/>
            <w:vAlign w:val="center"/>
          </w:tcPr>
          <w:p w14:paraId="5FDB0BF6"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7166B65A"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30</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0C6EA0AC"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0B169146" w14:textId="77777777" w:rsidR="005E7342" w:rsidRPr="00391D8B" w:rsidRDefault="005E7342" w:rsidP="00910EC1">
            <w:pPr>
              <w:spacing w:after="0" w:line="240" w:lineRule="auto"/>
              <w:rPr>
                <w:rFonts w:ascii="Arial" w:eastAsia="Times New Roman" w:hAnsi="Arial" w:cs="Arial"/>
                <w:sz w:val="20"/>
                <w:szCs w:val="20"/>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7BCFD30A"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44408731" w14:textId="77777777" w:rsidTr="005F29AA">
        <w:trPr>
          <w:trHeight w:val="450"/>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251415F6"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0E9B43AE"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75801E5C"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w:t>
            </w:r>
            <w:r w:rsidRPr="00391D8B">
              <w:rPr>
                <w:rFonts w:ascii="Arial" w:eastAsia="Times New Roman" w:hAnsi="Arial" w:cs="Arial"/>
                <w:sz w:val="16"/>
                <w:szCs w:val="16"/>
              </w:rPr>
              <w:t xml:space="preserve"> First Name</w:t>
            </w:r>
          </w:p>
        </w:tc>
        <w:tc>
          <w:tcPr>
            <w:tcW w:w="1980" w:type="dxa"/>
            <w:tcBorders>
              <w:top w:val="nil"/>
              <w:left w:val="nil"/>
              <w:bottom w:val="single" w:sz="4" w:space="0" w:color="auto"/>
              <w:right w:val="single" w:sz="4" w:space="0" w:color="auto"/>
            </w:tcBorders>
            <w:shd w:val="clear" w:color="auto" w:fill="FFFFFF" w:themeFill="background1"/>
            <w:vAlign w:val="center"/>
          </w:tcPr>
          <w:p w14:paraId="4F199972"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24208527"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30</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0EA101BD"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51CC5799" w14:textId="77777777" w:rsidR="005E7342" w:rsidRPr="00391D8B" w:rsidRDefault="005E7342" w:rsidP="00910EC1">
            <w:pPr>
              <w:spacing w:after="0" w:line="240" w:lineRule="auto"/>
              <w:rPr>
                <w:rFonts w:ascii="Arial" w:eastAsia="Times New Roman" w:hAnsi="Arial" w:cs="Arial"/>
                <w:sz w:val="20"/>
                <w:szCs w:val="20"/>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27495B4E"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354FE5B5" w14:textId="77777777" w:rsidTr="005F29AA">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7A8F440E"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6532C472"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67A730E3" w14:textId="77777777" w:rsidR="005E7342" w:rsidRPr="008F1C42"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w:t>
            </w:r>
            <w:r w:rsidRPr="00391D8B">
              <w:rPr>
                <w:rFonts w:ascii="Arial" w:eastAsia="Times New Roman" w:hAnsi="Arial" w:cs="Arial"/>
                <w:sz w:val="16"/>
                <w:szCs w:val="16"/>
              </w:rPr>
              <w:t xml:space="preserve"> </w:t>
            </w:r>
            <w:r>
              <w:rPr>
                <w:rFonts w:ascii="Arial" w:eastAsia="Times New Roman" w:hAnsi="Arial" w:cs="Arial"/>
                <w:sz w:val="16"/>
                <w:szCs w:val="16"/>
              </w:rPr>
              <w:t>Middle Name/Initials</w:t>
            </w:r>
          </w:p>
        </w:tc>
        <w:tc>
          <w:tcPr>
            <w:tcW w:w="1980" w:type="dxa"/>
            <w:tcBorders>
              <w:top w:val="nil"/>
              <w:left w:val="nil"/>
              <w:bottom w:val="single" w:sz="4" w:space="0" w:color="auto"/>
              <w:right w:val="single" w:sz="4" w:space="0" w:color="auto"/>
            </w:tcBorders>
            <w:shd w:val="clear" w:color="auto" w:fill="FFFFFF" w:themeFill="background1"/>
            <w:vAlign w:val="center"/>
          </w:tcPr>
          <w:p w14:paraId="140B6EC0" w14:textId="77777777" w:rsidR="005E7342" w:rsidRPr="008F1C42"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15A48003"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62CFB8C5"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55F05AEC" w14:textId="77777777" w:rsidR="005E7342" w:rsidRPr="008F1C42" w:rsidRDefault="005E7342" w:rsidP="00910EC1">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00DCE528" w14:textId="77777777" w:rsidR="005E7342" w:rsidRPr="008F1C42" w:rsidRDefault="005E7342" w:rsidP="00910EC1">
            <w:pPr>
              <w:spacing w:after="0" w:line="240" w:lineRule="auto"/>
              <w:jc w:val="center"/>
              <w:rPr>
                <w:rFonts w:ascii="Arial" w:eastAsia="Times New Roman" w:hAnsi="Arial" w:cs="Arial"/>
                <w:sz w:val="16"/>
                <w:szCs w:val="16"/>
              </w:rPr>
            </w:pPr>
          </w:p>
        </w:tc>
      </w:tr>
      <w:tr w:rsidR="005E7342" w:rsidRPr="00391D8B" w14:paraId="2A7984E9" w14:textId="77777777" w:rsidTr="005F29AA">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tcPr>
          <w:p w14:paraId="552C10BE"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FFFFFF" w:themeFill="background1"/>
            <w:vAlign w:val="center"/>
          </w:tcPr>
          <w:p w14:paraId="168B3303"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2160" w:type="dxa"/>
            <w:tcBorders>
              <w:top w:val="nil"/>
              <w:left w:val="nil"/>
              <w:bottom w:val="single" w:sz="4" w:space="0" w:color="auto"/>
              <w:right w:val="single" w:sz="4" w:space="0" w:color="auto"/>
            </w:tcBorders>
            <w:shd w:val="clear" w:color="auto" w:fill="FFFFFF" w:themeFill="background1"/>
            <w:vAlign w:val="center"/>
          </w:tcPr>
          <w:p w14:paraId="7530BE1F" w14:textId="77777777" w:rsidR="005E7342" w:rsidRPr="008F1C42"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 Suffix</w:t>
            </w:r>
          </w:p>
        </w:tc>
        <w:tc>
          <w:tcPr>
            <w:tcW w:w="1980" w:type="dxa"/>
            <w:tcBorders>
              <w:top w:val="nil"/>
              <w:left w:val="nil"/>
              <w:bottom w:val="single" w:sz="4" w:space="0" w:color="auto"/>
              <w:right w:val="single" w:sz="4" w:space="0" w:color="auto"/>
            </w:tcBorders>
            <w:shd w:val="clear" w:color="auto" w:fill="FFFFFF" w:themeFill="background1"/>
            <w:vAlign w:val="center"/>
          </w:tcPr>
          <w:p w14:paraId="69FAA8C4" w14:textId="77777777" w:rsidR="005E7342" w:rsidRPr="008F1C42"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50294AA2"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FFFFFF" w:themeFill="background1"/>
            <w:vAlign w:val="center"/>
          </w:tcPr>
          <w:p w14:paraId="5B21041D"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1CA7AF85" w14:textId="77777777" w:rsidR="005E7342" w:rsidRPr="008F1C42" w:rsidRDefault="005E7342" w:rsidP="00910EC1">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680532C4" w14:textId="77777777" w:rsidR="005E7342" w:rsidRPr="008F1C42" w:rsidRDefault="005E7342" w:rsidP="00910EC1">
            <w:pPr>
              <w:spacing w:after="0" w:line="240" w:lineRule="auto"/>
              <w:jc w:val="center"/>
              <w:rPr>
                <w:rFonts w:ascii="Arial" w:eastAsia="Times New Roman" w:hAnsi="Arial" w:cs="Arial"/>
                <w:sz w:val="16"/>
                <w:szCs w:val="16"/>
              </w:rPr>
            </w:pPr>
          </w:p>
        </w:tc>
      </w:tr>
      <w:tr w:rsidR="005E7342" w:rsidRPr="00391D8B" w14:paraId="51A3F72C" w14:textId="77777777" w:rsidTr="005F29AA">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tcPr>
          <w:p w14:paraId="12ECB437"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FFFFFF" w:themeFill="background1"/>
            <w:vAlign w:val="center"/>
          </w:tcPr>
          <w:p w14:paraId="1DCA6618"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2160" w:type="dxa"/>
            <w:tcBorders>
              <w:top w:val="nil"/>
              <w:left w:val="nil"/>
              <w:bottom w:val="single" w:sz="4" w:space="0" w:color="auto"/>
              <w:right w:val="single" w:sz="4" w:space="0" w:color="auto"/>
            </w:tcBorders>
            <w:shd w:val="clear" w:color="auto" w:fill="FFFFFF" w:themeFill="background1"/>
            <w:vAlign w:val="center"/>
          </w:tcPr>
          <w:p w14:paraId="78BB5E76" w14:textId="77777777" w:rsidR="005E7342" w:rsidRPr="008F1C42"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 Prefix</w:t>
            </w:r>
          </w:p>
        </w:tc>
        <w:tc>
          <w:tcPr>
            <w:tcW w:w="1980" w:type="dxa"/>
            <w:tcBorders>
              <w:top w:val="nil"/>
              <w:left w:val="nil"/>
              <w:bottom w:val="single" w:sz="4" w:space="0" w:color="auto"/>
              <w:right w:val="single" w:sz="4" w:space="0" w:color="auto"/>
            </w:tcBorders>
            <w:shd w:val="clear" w:color="auto" w:fill="FFFFFF" w:themeFill="background1"/>
            <w:vAlign w:val="center"/>
          </w:tcPr>
          <w:p w14:paraId="4723DA77" w14:textId="77777777" w:rsidR="005E7342" w:rsidRPr="008F1C42"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4580DBF9"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FFFFFF" w:themeFill="background1"/>
            <w:vAlign w:val="center"/>
          </w:tcPr>
          <w:p w14:paraId="7B83CA00"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09E96D72" w14:textId="77777777" w:rsidR="005E7342" w:rsidRPr="008F1C42" w:rsidRDefault="005E7342" w:rsidP="00910EC1">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5B18633D" w14:textId="77777777" w:rsidR="005E7342" w:rsidRPr="008F1C42" w:rsidRDefault="005E7342" w:rsidP="00910EC1">
            <w:pPr>
              <w:spacing w:after="0" w:line="240" w:lineRule="auto"/>
              <w:jc w:val="center"/>
              <w:rPr>
                <w:rFonts w:ascii="Arial" w:eastAsia="Times New Roman" w:hAnsi="Arial" w:cs="Arial"/>
                <w:sz w:val="16"/>
                <w:szCs w:val="16"/>
              </w:rPr>
            </w:pPr>
          </w:p>
        </w:tc>
      </w:tr>
      <w:tr w:rsidR="005E7342" w:rsidRPr="00391D8B" w14:paraId="3B8B1F77" w14:textId="77777777" w:rsidTr="005F29AA">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tcPr>
          <w:p w14:paraId="1A4E2EED"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FFFFFF" w:themeFill="background1"/>
            <w:vAlign w:val="center"/>
          </w:tcPr>
          <w:p w14:paraId="446AE8B4"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2160" w:type="dxa"/>
            <w:tcBorders>
              <w:top w:val="nil"/>
              <w:left w:val="nil"/>
              <w:bottom w:val="single" w:sz="4" w:space="0" w:color="auto"/>
              <w:right w:val="single" w:sz="4" w:space="0" w:color="auto"/>
            </w:tcBorders>
            <w:shd w:val="clear" w:color="auto" w:fill="FFFFFF" w:themeFill="background1"/>
            <w:vAlign w:val="center"/>
          </w:tcPr>
          <w:p w14:paraId="546E1A7B" w14:textId="77777777" w:rsidR="005E7342" w:rsidRPr="008F1C42"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 Degree</w:t>
            </w:r>
          </w:p>
        </w:tc>
        <w:tc>
          <w:tcPr>
            <w:tcW w:w="1980" w:type="dxa"/>
            <w:tcBorders>
              <w:top w:val="nil"/>
              <w:left w:val="nil"/>
              <w:bottom w:val="single" w:sz="4" w:space="0" w:color="auto"/>
              <w:right w:val="single" w:sz="4" w:space="0" w:color="auto"/>
            </w:tcBorders>
            <w:shd w:val="clear" w:color="auto" w:fill="FFFFFF" w:themeFill="background1"/>
            <w:vAlign w:val="center"/>
          </w:tcPr>
          <w:p w14:paraId="1EFAB967" w14:textId="77777777" w:rsidR="005E7342" w:rsidRPr="008F1C42"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13A75A4B"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FFFFFF" w:themeFill="background1"/>
            <w:vAlign w:val="center"/>
          </w:tcPr>
          <w:p w14:paraId="163FB9BA"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25C4DD2E" w14:textId="77777777" w:rsidR="005E7342" w:rsidRPr="008F1C42" w:rsidRDefault="005E7342" w:rsidP="00910EC1">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0C65E191" w14:textId="77777777" w:rsidR="005E7342" w:rsidRPr="008F1C42" w:rsidRDefault="005E7342" w:rsidP="00910EC1">
            <w:pPr>
              <w:spacing w:after="0" w:line="240" w:lineRule="auto"/>
              <w:jc w:val="center"/>
              <w:rPr>
                <w:rFonts w:ascii="Arial" w:eastAsia="Times New Roman" w:hAnsi="Arial" w:cs="Arial"/>
                <w:sz w:val="16"/>
                <w:szCs w:val="16"/>
              </w:rPr>
            </w:pPr>
          </w:p>
        </w:tc>
      </w:tr>
      <w:tr w:rsidR="005E7342" w:rsidRPr="00391D8B" w14:paraId="6FADF48D" w14:textId="77777777" w:rsidTr="00910EC1">
        <w:trPr>
          <w:trHeight w:val="440"/>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342DD03"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1440" w:type="dxa"/>
            <w:tcBorders>
              <w:top w:val="nil"/>
              <w:left w:val="nil"/>
              <w:bottom w:val="single" w:sz="4" w:space="0" w:color="auto"/>
              <w:right w:val="single" w:sz="4" w:space="0" w:color="auto"/>
            </w:tcBorders>
            <w:shd w:val="clear" w:color="auto" w:fill="BFBFBF" w:themeFill="background1" w:themeFillShade="BF"/>
            <w:vAlign w:val="center"/>
          </w:tcPr>
          <w:p w14:paraId="1725B28E"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8 - 18</w:t>
            </w:r>
          </w:p>
        </w:tc>
        <w:tc>
          <w:tcPr>
            <w:tcW w:w="2160" w:type="dxa"/>
            <w:tcBorders>
              <w:top w:val="nil"/>
              <w:left w:val="nil"/>
              <w:bottom w:val="single" w:sz="4" w:space="0" w:color="auto"/>
              <w:right w:val="single" w:sz="4" w:space="0" w:color="auto"/>
            </w:tcBorders>
            <w:shd w:val="clear" w:color="auto" w:fill="BFBFBF" w:themeFill="background1" w:themeFillShade="BF"/>
            <w:vAlign w:val="center"/>
          </w:tcPr>
          <w:p w14:paraId="1C3FABBC" w14:textId="77777777" w:rsidR="005E7342" w:rsidRPr="008F1C42"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Attending Doctor</w:t>
            </w:r>
            <w:r>
              <w:rPr>
                <w:rFonts w:ascii="Arial" w:eastAsia="Times New Roman" w:hAnsi="Arial" w:cs="Arial"/>
                <w:sz w:val="16"/>
                <w:szCs w:val="16"/>
              </w:rPr>
              <w:t>: &lt;multiple sub-fields&gt;</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51ABFCF9" w14:textId="77777777" w:rsidR="005E7342" w:rsidRPr="008F1C42"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E14C6B4" w14:textId="77777777" w:rsidR="005E7342" w:rsidRDefault="005E7342" w:rsidP="00910EC1">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BFBFBF" w:themeFill="background1" w:themeFillShade="BF"/>
            <w:vAlign w:val="center"/>
          </w:tcPr>
          <w:p w14:paraId="0E17D6F6"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noWrap/>
            <w:vAlign w:val="center"/>
          </w:tcPr>
          <w:p w14:paraId="439E609A" w14:textId="77777777" w:rsidR="005E7342" w:rsidRPr="008F1C42" w:rsidRDefault="005E7342" w:rsidP="00910EC1">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2DECC77E" w14:textId="77777777" w:rsidR="005E7342" w:rsidRPr="008F1C42" w:rsidRDefault="005E7342" w:rsidP="00910EC1">
            <w:pPr>
              <w:spacing w:after="0" w:line="240" w:lineRule="auto"/>
              <w:jc w:val="center"/>
              <w:rPr>
                <w:rFonts w:ascii="Arial" w:eastAsia="Times New Roman" w:hAnsi="Arial" w:cs="Arial"/>
                <w:sz w:val="16"/>
                <w:szCs w:val="16"/>
              </w:rPr>
            </w:pPr>
          </w:p>
        </w:tc>
      </w:tr>
      <w:tr w:rsidR="005E7342" w:rsidRPr="00391D8B" w14:paraId="41BCB5D7" w14:textId="77777777" w:rsidTr="005F29AA">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7F8BC5DF"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3032F79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2E5063BF" w14:textId="77777777" w:rsidR="005E7342" w:rsidRPr="00391D8B"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 ID Number</w:t>
            </w:r>
          </w:p>
        </w:tc>
        <w:tc>
          <w:tcPr>
            <w:tcW w:w="1980" w:type="dxa"/>
            <w:tcBorders>
              <w:top w:val="nil"/>
              <w:left w:val="nil"/>
              <w:bottom w:val="single" w:sz="4" w:space="0" w:color="auto"/>
              <w:right w:val="single" w:sz="4" w:space="0" w:color="auto"/>
            </w:tcBorders>
            <w:shd w:val="clear" w:color="auto" w:fill="FFFFFF" w:themeFill="background1"/>
            <w:vAlign w:val="center"/>
          </w:tcPr>
          <w:p w14:paraId="5D0F69B5"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33571DFF"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30267FED"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vAlign w:val="center"/>
          </w:tcPr>
          <w:p w14:paraId="50067B17" w14:textId="77777777" w:rsidR="005E7342" w:rsidRPr="00391D8B"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&lt;NPI&gt;</w:t>
            </w:r>
          </w:p>
        </w:tc>
        <w:tc>
          <w:tcPr>
            <w:tcW w:w="2970" w:type="dxa"/>
            <w:tcBorders>
              <w:top w:val="nil"/>
              <w:left w:val="nil"/>
              <w:bottom w:val="single" w:sz="4" w:space="0" w:color="auto"/>
              <w:right w:val="double" w:sz="4" w:space="0" w:color="auto"/>
            </w:tcBorders>
            <w:shd w:val="clear" w:color="auto" w:fill="FFFFFF" w:themeFill="background1"/>
            <w:vAlign w:val="center"/>
          </w:tcPr>
          <w:p w14:paraId="23AD12F3"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027608B9" w14:textId="77777777" w:rsidTr="005F29AA">
        <w:trPr>
          <w:trHeight w:val="450"/>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7F98D078"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lastRenderedPageBreak/>
              <w:t>8</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248283DB"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3E093091" w14:textId="77777777" w:rsidR="005E7342" w:rsidRPr="00391D8B"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w:t>
            </w:r>
            <w:r w:rsidRPr="00391D8B">
              <w:rPr>
                <w:rFonts w:ascii="Arial" w:eastAsia="Times New Roman" w:hAnsi="Arial" w:cs="Arial"/>
                <w:sz w:val="16"/>
                <w:szCs w:val="16"/>
              </w:rPr>
              <w:t xml:space="preserve"> Last Name</w:t>
            </w:r>
          </w:p>
        </w:tc>
        <w:tc>
          <w:tcPr>
            <w:tcW w:w="1980" w:type="dxa"/>
            <w:tcBorders>
              <w:top w:val="nil"/>
              <w:left w:val="nil"/>
              <w:bottom w:val="single" w:sz="4" w:space="0" w:color="auto"/>
              <w:right w:val="single" w:sz="4" w:space="0" w:color="auto"/>
            </w:tcBorders>
            <w:shd w:val="clear" w:color="auto" w:fill="FFFFFF" w:themeFill="background1"/>
            <w:vAlign w:val="center"/>
          </w:tcPr>
          <w:p w14:paraId="0198F383"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63C28AFB"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30</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395AA756"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65D25F9D" w14:textId="77777777" w:rsidR="005E7342" w:rsidRPr="00391D8B" w:rsidRDefault="005E7342" w:rsidP="00910EC1">
            <w:pPr>
              <w:spacing w:after="0" w:line="240" w:lineRule="auto"/>
              <w:rPr>
                <w:rFonts w:ascii="Arial" w:eastAsia="Times New Roman" w:hAnsi="Arial" w:cs="Arial"/>
                <w:sz w:val="20"/>
                <w:szCs w:val="20"/>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52AAEDEA"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0E5DA250" w14:textId="77777777" w:rsidTr="005F29AA">
        <w:trPr>
          <w:trHeight w:val="450"/>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0539451A"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011CAA27"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43B84B03" w14:textId="77777777" w:rsidR="005E7342" w:rsidRPr="00391D8B"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w:t>
            </w:r>
            <w:r w:rsidRPr="00391D8B">
              <w:rPr>
                <w:rFonts w:ascii="Arial" w:eastAsia="Times New Roman" w:hAnsi="Arial" w:cs="Arial"/>
                <w:sz w:val="16"/>
                <w:szCs w:val="16"/>
              </w:rPr>
              <w:t xml:space="preserve"> First Name</w:t>
            </w:r>
          </w:p>
        </w:tc>
        <w:tc>
          <w:tcPr>
            <w:tcW w:w="1980" w:type="dxa"/>
            <w:tcBorders>
              <w:top w:val="nil"/>
              <w:left w:val="nil"/>
              <w:bottom w:val="single" w:sz="4" w:space="0" w:color="auto"/>
              <w:right w:val="single" w:sz="4" w:space="0" w:color="auto"/>
            </w:tcBorders>
            <w:shd w:val="clear" w:color="auto" w:fill="FFFFFF" w:themeFill="background1"/>
            <w:vAlign w:val="center"/>
          </w:tcPr>
          <w:p w14:paraId="10228D29"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188E187E"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30</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1E4E4EE6"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3D359F14" w14:textId="77777777" w:rsidR="005E7342" w:rsidRPr="00391D8B" w:rsidRDefault="005E7342" w:rsidP="00910EC1">
            <w:pPr>
              <w:spacing w:after="0" w:line="240" w:lineRule="auto"/>
              <w:rPr>
                <w:rFonts w:ascii="Arial" w:eastAsia="Times New Roman" w:hAnsi="Arial" w:cs="Arial"/>
                <w:sz w:val="20"/>
                <w:szCs w:val="20"/>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4D248DB8"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649BE078" w14:textId="77777777" w:rsidTr="005F29AA">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3928A211"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66DE3932"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764516E4" w14:textId="77777777" w:rsidR="005E7342" w:rsidRPr="008F1C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w:t>
            </w:r>
            <w:r w:rsidRPr="00391D8B">
              <w:rPr>
                <w:rFonts w:ascii="Arial" w:eastAsia="Times New Roman" w:hAnsi="Arial" w:cs="Arial"/>
                <w:sz w:val="16"/>
                <w:szCs w:val="16"/>
              </w:rPr>
              <w:t xml:space="preserve"> </w:t>
            </w:r>
            <w:r>
              <w:rPr>
                <w:rFonts w:ascii="Arial" w:eastAsia="Times New Roman" w:hAnsi="Arial" w:cs="Arial"/>
                <w:sz w:val="16"/>
                <w:szCs w:val="16"/>
              </w:rPr>
              <w:t>Middle Name/Initials</w:t>
            </w:r>
          </w:p>
        </w:tc>
        <w:tc>
          <w:tcPr>
            <w:tcW w:w="1980" w:type="dxa"/>
            <w:tcBorders>
              <w:top w:val="nil"/>
              <w:left w:val="nil"/>
              <w:bottom w:val="single" w:sz="4" w:space="0" w:color="auto"/>
              <w:right w:val="single" w:sz="4" w:space="0" w:color="auto"/>
            </w:tcBorders>
            <w:shd w:val="clear" w:color="auto" w:fill="FFFFFF" w:themeFill="background1"/>
            <w:vAlign w:val="center"/>
          </w:tcPr>
          <w:p w14:paraId="538C1FF7" w14:textId="77777777" w:rsidR="005E7342" w:rsidRPr="008F1C42"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41B31960"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0EE15F21"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770B3400" w14:textId="77777777" w:rsidR="005E7342" w:rsidRPr="008F1C42" w:rsidRDefault="005E7342" w:rsidP="00910EC1">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03D6DAFD" w14:textId="77777777" w:rsidR="005E7342" w:rsidRPr="008F1C42" w:rsidRDefault="005E7342" w:rsidP="00910EC1">
            <w:pPr>
              <w:spacing w:after="0" w:line="240" w:lineRule="auto"/>
              <w:jc w:val="center"/>
              <w:rPr>
                <w:rFonts w:ascii="Arial" w:eastAsia="Times New Roman" w:hAnsi="Arial" w:cs="Arial"/>
                <w:sz w:val="16"/>
                <w:szCs w:val="16"/>
              </w:rPr>
            </w:pPr>
          </w:p>
        </w:tc>
      </w:tr>
      <w:tr w:rsidR="005E7342" w:rsidRPr="00391D8B" w14:paraId="4150489F" w14:textId="77777777" w:rsidTr="005F29AA">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tcPr>
          <w:p w14:paraId="4AFF3D26"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1440" w:type="dxa"/>
            <w:tcBorders>
              <w:top w:val="nil"/>
              <w:left w:val="nil"/>
              <w:bottom w:val="single" w:sz="4" w:space="0" w:color="auto"/>
              <w:right w:val="single" w:sz="4" w:space="0" w:color="auto"/>
            </w:tcBorders>
            <w:shd w:val="clear" w:color="auto" w:fill="FFFFFF" w:themeFill="background1"/>
            <w:vAlign w:val="center"/>
          </w:tcPr>
          <w:p w14:paraId="3CD9C7AD"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2160" w:type="dxa"/>
            <w:tcBorders>
              <w:top w:val="nil"/>
              <w:left w:val="nil"/>
              <w:bottom w:val="single" w:sz="4" w:space="0" w:color="auto"/>
              <w:right w:val="single" w:sz="4" w:space="0" w:color="auto"/>
            </w:tcBorders>
            <w:shd w:val="clear" w:color="auto" w:fill="FFFFFF" w:themeFill="background1"/>
            <w:vAlign w:val="center"/>
          </w:tcPr>
          <w:p w14:paraId="09CE0EC5" w14:textId="77777777" w:rsidR="005E7342" w:rsidRPr="008F1C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 Suffix</w:t>
            </w:r>
          </w:p>
        </w:tc>
        <w:tc>
          <w:tcPr>
            <w:tcW w:w="1980" w:type="dxa"/>
            <w:tcBorders>
              <w:top w:val="nil"/>
              <w:left w:val="nil"/>
              <w:bottom w:val="single" w:sz="4" w:space="0" w:color="auto"/>
              <w:right w:val="single" w:sz="4" w:space="0" w:color="auto"/>
            </w:tcBorders>
            <w:shd w:val="clear" w:color="auto" w:fill="FFFFFF" w:themeFill="background1"/>
            <w:vAlign w:val="center"/>
          </w:tcPr>
          <w:p w14:paraId="411943A7" w14:textId="77777777" w:rsidR="005E7342" w:rsidRPr="008F1C42"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01453E54"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FFFFFF" w:themeFill="background1"/>
            <w:vAlign w:val="center"/>
          </w:tcPr>
          <w:p w14:paraId="5874DC21"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162DC000" w14:textId="77777777" w:rsidR="005E7342" w:rsidRPr="008F1C42" w:rsidRDefault="005E7342" w:rsidP="00910EC1">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742B6F0D" w14:textId="77777777" w:rsidR="005E7342" w:rsidRPr="008F1C42" w:rsidRDefault="005E7342" w:rsidP="00910EC1">
            <w:pPr>
              <w:spacing w:after="0" w:line="240" w:lineRule="auto"/>
              <w:jc w:val="center"/>
              <w:rPr>
                <w:rFonts w:ascii="Arial" w:eastAsia="Times New Roman" w:hAnsi="Arial" w:cs="Arial"/>
                <w:sz w:val="16"/>
                <w:szCs w:val="16"/>
              </w:rPr>
            </w:pPr>
          </w:p>
        </w:tc>
      </w:tr>
      <w:tr w:rsidR="005E7342" w:rsidRPr="00391D8B" w14:paraId="1709D850" w14:textId="77777777" w:rsidTr="005F29AA">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tcPr>
          <w:p w14:paraId="3FFEE230"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1440" w:type="dxa"/>
            <w:tcBorders>
              <w:top w:val="nil"/>
              <w:left w:val="nil"/>
              <w:bottom w:val="single" w:sz="4" w:space="0" w:color="auto"/>
              <w:right w:val="single" w:sz="4" w:space="0" w:color="auto"/>
            </w:tcBorders>
            <w:shd w:val="clear" w:color="auto" w:fill="FFFFFF" w:themeFill="background1"/>
            <w:vAlign w:val="center"/>
          </w:tcPr>
          <w:p w14:paraId="303830E4"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2160" w:type="dxa"/>
            <w:tcBorders>
              <w:top w:val="nil"/>
              <w:left w:val="nil"/>
              <w:bottom w:val="single" w:sz="4" w:space="0" w:color="auto"/>
              <w:right w:val="single" w:sz="4" w:space="0" w:color="auto"/>
            </w:tcBorders>
            <w:shd w:val="clear" w:color="auto" w:fill="FFFFFF" w:themeFill="background1"/>
            <w:vAlign w:val="center"/>
          </w:tcPr>
          <w:p w14:paraId="76B8726B" w14:textId="77777777" w:rsidR="005E7342" w:rsidRPr="008F1C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 Prefix</w:t>
            </w:r>
          </w:p>
        </w:tc>
        <w:tc>
          <w:tcPr>
            <w:tcW w:w="1980" w:type="dxa"/>
            <w:tcBorders>
              <w:top w:val="nil"/>
              <w:left w:val="nil"/>
              <w:bottom w:val="single" w:sz="4" w:space="0" w:color="auto"/>
              <w:right w:val="single" w:sz="4" w:space="0" w:color="auto"/>
            </w:tcBorders>
            <w:shd w:val="clear" w:color="auto" w:fill="FFFFFF" w:themeFill="background1"/>
            <w:vAlign w:val="center"/>
          </w:tcPr>
          <w:p w14:paraId="1D0A59AD" w14:textId="77777777" w:rsidR="005E7342" w:rsidRPr="008F1C42"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311EFD6B"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FFFFFF" w:themeFill="background1"/>
            <w:vAlign w:val="center"/>
          </w:tcPr>
          <w:p w14:paraId="0CECB4DC"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6FE31E3B" w14:textId="77777777" w:rsidR="005E7342" w:rsidRPr="008F1C42" w:rsidRDefault="005E7342" w:rsidP="00910EC1">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770BB41E" w14:textId="77777777" w:rsidR="005E7342" w:rsidRPr="008F1C42" w:rsidRDefault="005E7342" w:rsidP="00910EC1">
            <w:pPr>
              <w:spacing w:after="0" w:line="240" w:lineRule="auto"/>
              <w:jc w:val="center"/>
              <w:rPr>
                <w:rFonts w:ascii="Arial" w:eastAsia="Times New Roman" w:hAnsi="Arial" w:cs="Arial"/>
                <w:sz w:val="16"/>
                <w:szCs w:val="16"/>
              </w:rPr>
            </w:pPr>
          </w:p>
        </w:tc>
      </w:tr>
      <w:tr w:rsidR="005E7342" w:rsidRPr="00391D8B" w14:paraId="1C8CB8C2" w14:textId="77777777" w:rsidTr="005F29AA">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tcPr>
          <w:p w14:paraId="6FBC40D0"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1440" w:type="dxa"/>
            <w:tcBorders>
              <w:top w:val="nil"/>
              <w:left w:val="nil"/>
              <w:bottom w:val="single" w:sz="4" w:space="0" w:color="auto"/>
              <w:right w:val="single" w:sz="4" w:space="0" w:color="auto"/>
            </w:tcBorders>
            <w:shd w:val="clear" w:color="auto" w:fill="FFFFFF" w:themeFill="background1"/>
            <w:vAlign w:val="center"/>
          </w:tcPr>
          <w:p w14:paraId="240F5DE8" w14:textId="77777777" w:rsidR="005E7342" w:rsidRPr="008F1C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7</w:t>
            </w:r>
          </w:p>
        </w:tc>
        <w:tc>
          <w:tcPr>
            <w:tcW w:w="2160" w:type="dxa"/>
            <w:tcBorders>
              <w:top w:val="nil"/>
              <w:left w:val="nil"/>
              <w:bottom w:val="single" w:sz="4" w:space="0" w:color="auto"/>
              <w:right w:val="single" w:sz="4" w:space="0" w:color="auto"/>
            </w:tcBorders>
            <w:shd w:val="clear" w:color="auto" w:fill="FFFFFF" w:themeFill="background1"/>
            <w:vAlign w:val="center"/>
          </w:tcPr>
          <w:p w14:paraId="7C9247F2" w14:textId="77777777" w:rsidR="005E7342" w:rsidRPr="008F1C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 Degree</w:t>
            </w:r>
          </w:p>
        </w:tc>
        <w:tc>
          <w:tcPr>
            <w:tcW w:w="1980" w:type="dxa"/>
            <w:tcBorders>
              <w:top w:val="nil"/>
              <w:left w:val="nil"/>
              <w:bottom w:val="single" w:sz="4" w:space="0" w:color="auto"/>
              <w:right w:val="single" w:sz="4" w:space="0" w:color="auto"/>
            </w:tcBorders>
            <w:shd w:val="clear" w:color="auto" w:fill="FFFFFF" w:themeFill="background1"/>
            <w:vAlign w:val="center"/>
          </w:tcPr>
          <w:p w14:paraId="12DF17BC" w14:textId="77777777" w:rsidR="005E7342" w:rsidRPr="008F1C42"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139E54DA"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16</w:t>
            </w:r>
          </w:p>
        </w:tc>
        <w:tc>
          <w:tcPr>
            <w:tcW w:w="630" w:type="dxa"/>
            <w:tcBorders>
              <w:top w:val="nil"/>
              <w:left w:val="nil"/>
              <w:bottom w:val="single" w:sz="4" w:space="0" w:color="auto"/>
              <w:right w:val="single" w:sz="4" w:space="0" w:color="auto"/>
            </w:tcBorders>
            <w:shd w:val="clear" w:color="auto" w:fill="FFFFFF" w:themeFill="background1"/>
            <w:vAlign w:val="center"/>
          </w:tcPr>
          <w:p w14:paraId="3C29E299"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noWrap/>
            <w:vAlign w:val="center"/>
          </w:tcPr>
          <w:p w14:paraId="2DE6D249" w14:textId="77777777" w:rsidR="005E7342" w:rsidRPr="008F1C42" w:rsidRDefault="005E7342" w:rsidP="00910EC1">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tcPr>
          <w:p w14:paraId="0B1E1809" w14:textId="77777777" w:rsidR="005E7342" w:rsidRPr="008F1C42" w:rsidRDefault="005E7342" w:rsidP="00910EC1">
            <w:pPr>
              <w:spacing w:after="0" w:line="240" w:lineRule="auto"/>
              <w:jc w:val="center"/>
              <w:rPr>
                <w:rFonts w:ascii="Arial" w:eastAsia="Times New Roman" w:hAnsi="Arial" w:cs="Arial"/>
                <w:sz w:val="16"/>
                <w:szCs w:val="16"/>
              </w:rPr>
            </w:pPr>
          </w:p>
        </w:tc>
      </w:tr>
      <w:tr w:rsidR="005E7342" w:rsidRPr="00391D8B" w14:paraId="5B61D93D" w14:textId="77777777" w:rsidTr="00910EC1">
        <w:trPr>
          <w:trHeight w:val="440"/>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D98B9C0"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1440" w:type="dxa"/>
            <w:tcBorders>
              <w:top w:val="nil"/>
              <w:left w:val="nil"/>
              <w:bottom w:val="single" w:sz="4" w:space="0" w:color="auto"/>
              <w:right w:val="single" w:sz="4" w:space="0" w:color="auto"/>
            </w:tcBorders>
            <w:shd w:val="clear" w:color="auto" w:fill="BFBFBF" w:themeFill="background1" w:themeFillShade="BF"/>
            <w:vAlign w:val="center"/>
          </w:tcPr>
          <w:p w14:paraId="471ADB55"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8 - 18</w:t>
            </w:r>
          </w:p>
        </w:tc>
        <w:tc>
          <w:tcPr>
            <w:tcW w:w="2160" w:type="dxa"/>
            <w:tcBorders>
              <w:top w:val="nil"/>
              <w:left w:val="nil"/>
              <w:bottom w:val="single" w:sz="4" w:space="0" w:color="auto"/>
              <w:right w:val="single" w:sz="4" w:space="0" w:color="auto"/>
            </w:tcBorders>
            <w:shd w:val="clear" w:color="auto" w:fill="BFBFBF" w:themeFill="background1" w:themeFillShade="BF"/>
            <w:vAlign w:val="center"/>
          </w:tcPr>
          <w:p w14:paraId="6C5D2AE3" w14:textId="77777777" w:rsidR="005E7342" w:rsidRPr="00391D8B"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Referring</w:t>
            </w:r>
            <w:r w:rsidRPr="00391D8B">
              <w:rPr>
                <w:rFonts w:ascii="Arial" w:eastAsia="Times New Roman" w:hAnsi="Arial" w:cs="Arial"/>
                <w:sz w:val="16"/>
                <w:szCs w:val="16"/>
              </w:rPr>
              <w:t xml:space="preserve"> Doctor</w:t>
            </w:r>
            <w:r>
              <w:rPr>
                <w:rFonts w:ascii="Arial" w:eastAsia="Times New Roman" w:hAnsi="Arial" w:cs="Arial"/>
                <w:sz w:val="16"/>
                <w:szCs w:val="16"/>
              </w:rPr>
              <w:t>: &lt;multiple sub-fields&gt;</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4D432C97" w14:textId="77777777" w:rsidR="005E7342" w:rsidRPr="008F1C42"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5128CE0" w14:textId="77777777" w:rsidR="005E7342" w:rsidRDefault="005E7342" w:rsidP="00910EC1">
            <w:pPr>
              <w:spacing w:after="0" w:line="240" w:lineRule="auto"/>
              <w:jc w:val="center"/>
              <w:rPr>
                <w:rFonts w:ascii="Arial" w:eastAsia="Times New Roman" w:hAnsi="Arial" w:cs="Arial"/>
                <w:sz w:val="16"/>
                <w:szCs w:val="16"/>
              </w:rPr>
            </w:pPr>
          </w:p>
        </w:tc>
        <w:tc>
          <w:tcPr>
            <w:tcW w:w="630" w:type="dxa"/>
            <w:tcBorders>
              <w:top w:val="nil"/>
              <w:left w:val="nil"/>
              <w:bottom w:val="single" w:sz="4" w:space="0" w:color="auto"/>
              <w:right w:val="single" w:sz="4" w:space="0" w:color="auto"/>
            </w:tcBorders>
            <w:shd w:val="clear" w:color="auto" w:fill="BFBFBF" w:themeFill="background1" w:themeFillShade="BF"/>
            <w:vAlign w:val="center"/>
          </w:tcPr>
          <w:p w14:paraId="53B3360E"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noWrap/>
            <w:vAlign w:val="center"/>
          </w:tcPr>
          <w:p w14:paraId="1D2D9845" w14:textId="77777777" w:rsidR="005E7342" w:rsidRPr="008F1C42" w:rsidRDefault="005E7342" w:rsidP="00910EC1">
            <w:pPr>
              <w:spacing w:after="0" w:line="240" w:lineRule="auto"/>
              <w:rPr>
                <w:rFonts w:ascii="Arial" w:eastAsia="Times New Roman" w:hAnsi="Arial" w:cs="Arial"/>
                <w:b/>
                <w:bCs/>
                <w:sz w:val="16"/>
                <w:szCs w:val="16"/>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79375918" w14:textId="77777777" w:rsidR="005E7342" w:rsidRPr="008F1C42" w:rsidRDefault="005E7342" w:rsidP="00910EC1">
            <w:pPr>
              <w:spacing w:after="0" w:line="240" w:lineRule="auto"/>
              <w:jc w:val="center"/>
              <w:rPr>
                <w:rFonts w:ascii="Arial" w:eastAsia="Times New Roman" w:hAnsi="Arial" w:cs="Arial"/>
                <w:sz w:val="16"/>
                <w:szCs w:val="16"/>
              </w:rPr>
            </w:pPr>
          </w:p>
        </w:tc>
      </w:tr>
      <w:tr w:rsidR="005E7342" w:rsidRPr="00391D8B" w14:paraId="744BC725" w14:textId="77777777" w:rsidTr="00910EC1">
        <w:trPr>
          <w:trHeight w:val="255"/>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53D7EC2D"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9</w:t>
            </w:r>
          </w:p>
        </w:tc>
        <w:tc>
          <w:tcPr>
            <w:tcW w:w="1440" w:type="dxa"/>
            <w:tcBorders>
              <w:top w:val="nil"/>
              <w:left w:val="nil"/>
              <w:bottom w:val="single" w:sz="4" w:space="0" w:color="auto"/>
              <w:right w:val="single" w:sz="4" w:space="0" w:color="auto"/>
            </w:tcBorders>
            <w:shd w:val="clear" w:color="auto" w:fill="BFBFBF" w:themeFill="background1" w:themeFillShade="BF"/>
            <w:vAlign w:val="center"/>
            <w:hideMark/>
          </w:tcPr>
          <w:p w14:paraId="1D8C4D39" w14:textId="77777777" w:rsidR="005E7342" w:rsidRPr="00391D8B" w:rsidRDefault="005E7342" w:rsidP="00910EC1">
            <w:pPr>
              <w:spacing w:after="0" w:line="240" w:lineRule="auto"/>
              <w:jc w:val="center"/>
              <w:rPr>
                <w:rFonts w:ascii="Arial" w:eastAsia="Times New Roman" w:hAnsi="Arial" w:cs="Arial"/>
                <w:sz w:val="16"/>
                <w:szCs w:val="16"/>
              </w:rPr>
            </w:pPr>
          </w:p>
        </w:tc>
        <w:tc>
          <w:tcPr>
            <w:tcW w:w="2160" w:type="dxa"/>
            <w:tcBorders>
              <w:top w:val="nil"/>
              <w:left w:val="nil"/>
              <w:bottom w:val="single" w:sz="4" w:space="0" w:color="auto"/>
              <w:right w:val="single" w:sz="4" w:space="0" w:color="auto"/>
            </w:tcBorders>
            <w:shd w:val="clear" w:color="auto" w:fill="BFBFBF" w:themeFill="background1" w:themeFillShade="BF"/>
            <w:vAlign w:val="center"/>
            <w:hideMark/>
          </w:tcPr>
          <w:p w14:paraId="2A7B3323"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Consulting Doctor</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53659EBB"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C873DAD"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630" w:type="dxa"/>
            <w:tcBorders>
              <w:top w:val="nil"/>
              <w:left w:val="nil"/>
              <w:bottom w:val="single" w:sz="4" w:space="0" w:color="auto"/>
              <w:right w:val="single" w:sz="4" w:space="0" w:color="auto"/>
            </w:tcBorders>
            <w:shd w:val="clear" w:color="auto" w:fill="BFBFBF" w:themeFill="background1" w:themeFillShade="BF"/>
            <w:vAlign w:val="center"/>
            <w:hideMark/>
          </w:tcPr>
          <w:p w14:paraId="6B561C91"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noWrap/>
            <w:vAlign w:val="center"/>
          </w:tcPr>
          <w:p w14:paraId="6192D74B" w14:textId="77777777" w:rsidR="005E7342" w:rsidRPr="00391D8B" w:rsidRDefault="005E7342" w:rsidP="00910EC1">
            <w:pPr>
              <w:spacing w:after="0" w:line="240" w:lineRule="auto"/>
              <w:rPr>
                <w:rFonts w:ascii="Arial" w:eastAsia="Times New Roman" w:hAnsi="Arial" w:cs="Arial"/>
                <w:sz w:val="20"/>
                <w:szCs w:val="20"/>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595A3262"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7F19C8E1" w14:textId="77777777" w:rsidTr="00910EC1">
        <w:trPr>
          <w:trHeight w:val="255"/>
        </w:trPr>
        <w:tc>
          <w:tcPr>
            <w:tcW w:w="967" w:type="dxa"/>
            <w:tcBorders>
              <w:top w:val="single" w:sz="4" w:space="0" w:color="auto"/>
              <w:left w:val="double" w:sz="6" w:space="0" w:color="auto"/>
              <w:bottom w:val="single" w:sz="4" w:space="0" w:color="auto"/>
              <w:right w:val="single" w:sz="4" w:space="0" w:color="auto"/>
            </w:tcBorders>
            <w:shd w:val="clear" w:color="000000" w:fill="C0C0C0"/>
            <w:vAlign w:val="center"/>
            <w:hideMark/>
          </w:tcPr>
          <w:p w14:paraId="1A23C5B6"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10</w:t>
            </w:r>
          </w:p>
        </w:tc>
        <w:tc>
          <w:tcPr>
            <w:tcW w:w="1440" w:type="dxa"/>
            <w:tcBorders>
              <w:top w:val="single" w:sz="4" w:space="0" w:color="auto"/>
              <w:left w:val="nil"/>
              <w:bottom w:val="single" w:sz="4" w:space="0" w:color="auto"/>
              <w:right w:val="single" w:sz="4" w:space="0" w:color="auto"/>
            </w:tcBorders>
            <w:shd w:val="clear" w:color="000000" w:fill="C0C0C0"/>
            <w:vAlign w:val="center"/>
            <w:hideMark/>
          </w:tcPr>
          <w:p w14:paraId="6964A6EA"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single" w:sz="4" w:space="0" w:color="auto"/>
              <w:left w:val="nil"/>
              <w:bottom w:val="single" w:sz="4" w:space="0" w:color="auto"/>
              <w:right w:val="single" w:sz="4" w:space="0" w:color="auto"/>
            </w:tcBorders>
            <w:shd w:val="clear" w:color="000000" w:fill="C0C0C0"/>
            <w:vAlign w:val="center"/>
            <w:hideMark/>
          </w:tcPr>
          <w:p w14:paraId="55644A01"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Hospital Service</w:t>
            </w:r>
          </w:p>
        </w:tc>
        <w:tc>
          <w:tcPr>
            <w:tcW w:w="1980" w:type="dxa"/>
            <w:tcBorders>
              <w:top w:val="single" w:sz="4" w:space="0" w:color="auto"/>
              <w:left w:val="nil"/>
              <w:bottom w:val="single" w:sz="4" w:space="0" w:color="auto"/>
              <w:right w:val="single" w:sz="4" w:space="0" w:color="auto"/>
            </w:tcBorders>
            <w:shd w:val="clear" w:color="000000" w:fill="C0C0C0"/>
            <w:vAlign w:val="center"/>
          </w:tcPr>
          <w:p w14:paraId="0377F0E4"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single" w:sz="4" w:space="0" w:color="auto"/>
              <w:left w:val="nil"/>
              <w:bottom w:val="single" w:sz="4" w:space="0" w:color="auto"/>
              <w:right w:val="single" w:sz="4" w:space="0" w:color="auto"/>
            </w:tcBorders>
            <w:shd w:val="clear" w:color="000000" w:fill="C0C0C0"/>
            <w:vAlign w:val="center"/>
          </w:tcPr>
          <w:p w14:paraId="2B611D37"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630" w:type="dxa"/>
            <w:tcBorders>
              <w:top w:val="single" w:sz="4" w:space="0" w:color="auto"/>
              <w:left w:val="nil"/>
              <w:bottom w:val="single" w:sz="4" w:space="0" w:color="auto"/>
              <w:right w:val="single" w:sz="4" w:space="0" w:color="auto"/>
            </w:tcBorders>
            <w:shd w:val="clear" w:color="000000" w:fill="C0C0C0"/>
            <w:vAlign w:val="center"/>
            <w:hideMark/>
          </w:tcPr>
          <w:p w14:paraId="47AA9E46"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single" w:sz="4" w:space="0" w:color="auto"/>
              <w:left w:val="nil"/>
              <w:bottom w:val="single" w:sz="4" w:space="0" w:color="auto"/>
              <w:right w:val="single" w:sz="4" w:space="0" w:color="auto"/>
            </w:tcBorders>
            <w:shd w:val="clear" w:color="000000" w:fill="C0C0C0"/>
            <w:vAlign w:val="center"/>
            <w:hideMark/>
          </w:tcPr>
          <w:p w14:paraId="7786AE5B"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single" w:sz="4" w:space="0" w:color="auto"/>
              <w:left w:val="nil"/>
              <w:bottom w:val="single" w:sz="4" w:space="0" w:color="auto"/>
              <w:right w:val="double" w:sz="4" w:space="0" w:color="auto"/>
            </w:tcBorders>
            <w:shd w:val="clear" w:color="000000" w:fill="C0C0C0"/>
            <w:vAlign w:val="center"/>
            <w:hideMark/>
          </w:tcPr>
          <w:p w14:paraId="04DBCB7A"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0CB1B353"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1B3C5D78"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11</w:t>
            </w:r>
          </w:p>
        </w:tc>
        <w:tc>
          <w:tcPr>
            <w:tcW w:w="1440" w:type="dxa"/>
            <w:tcBorders>
              <w:top w:val="nil"/>
              <w:left w:val="nil"/>
              <w:bottom w:val="single" w:sz="4" w:space="0" w:color="auto"/>
              <w:right w:val="single" w:sz="4" w:space="0" w:color="auto"/>
            </w:tcBorders>
            <w:shd w:val="clear" w:color="000000" w:fill="C0C0C0"/>
            <w:vAlign w:val="center"/>
            <w:hideMark/>
          </w:tcPr>
          <w:p w14:paraId="75DA96A3"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5DD1E772"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Temporary Location</w:t>
            </w:r>
          </w:p>
        </w:tc>
        <w:tc>
          <w:tcPr>
            <w:tcW w:w="1980" w:type="dxa"/>
            <w:tcBorders>
              <w:top w:val="nil"/>
              <w:left w:val="nil"/>
              <w:bottom w:val="single" w:sz="4" w:space="0" w:color="auto"/>
              <w:right w:val="single" w:sz="4" w:space="0" w:color="auto"/>
            </w:tcBorders>
            <w:shd w:val="clear" w:color="000000" w:fill="C0C0C0"/>
            <w:vAlign w:val="center"/>
          </w:tcPr>
          <w:p w14:paraId="58A8E08C"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61BB366C"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80</w:t>
            </w:r>
          </w:p>
        </w:tc>
        <w:tc>
          <w:tcPr>
            <w:tcW w:w="630" w:type="dxa"/>
            <w:tcBorders>
              <w:top w:val="nil"/>
              <w:left w:val="nil"/>
              <w:bottom w:val="single" w:sz="4" w:space="0" w:color="auto"/>
              <w:right w:val="single" w:sz="4" w:space="0" w:color="auto"/>
            </w:tcBorders>
            <w:shd w:val="clear" w:color="000000" w:fill="C0C0C0"/>
            <w:vAlign w:val="center"/>
            <w:hideMark/>
          </w:tcPr>
          <w:p w14:paraId="6623A5B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009997E8"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1F654FC3"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5BD16594"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1839411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12</w:t>
            </w:r>
          </w:p>
        </w:tc>
        <w:tc>
          <w:tcPr>
            <w:tcW w:w="1440" w:type="dxa"/>
            <w:tcBorders>
              <w:top w:val="nil"/>
              <w:left w:val="nil"/>
              <w:bottom w:val="single" w:sz="4" w:space="0" w:color="auto"/>
              <w:right w:val="single" w:sz="4" w:space="0" w:color="auto"/>
            </w:tcBorders>
            <w:shd w:val="clear" w:color="000000" w:fill="C0C0C0"/>
            <w:vAlign w:val="center"/>
            <w:hideMark/>
          </w:tcPr>
          <w:p w14:paraId="67821D6D"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05AFC48B"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Preadmit Test Indicator</w:t>
            </w:r>
          </w:p>
        </w:tc>
        <w:tc>
          <w:tcPr>
            <w:tcW w:w="1980" w:type="dxa"/>
            <w:tcBorders>
              <w:top w:val="nil"/>
              <w:left w:val="nil"/>
              <w:bottom w:val="single" w:sz="4" w:space="0" w:color="auto"/>
              <w:right w:val="single" w:sz="4" w:space="0" w:color="auto"/>
            </w:tcBorders>
            <w:shd w:val="clear" w:color="000000" w:fill="C0C0C0"/>
            <w:vAlign w:val="center"/>
            <w:hideMark/>
          </w:tcPr>
          <w:p w14:paraId="4313AD83"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64F44A16"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0ACB237C"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2E1CF855"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286F95C5"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3CBFD556"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0B32D5C1"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13</w:t>
            </w:r>
          </w:p>
        </w:tc>
        <w:tc>
          <w:tcPr>
            <w:tcW w:w="1440" w:type="dxa"/>
            <w:tcBorders>
              <w:top w:val="nil"/>
              <w:left w:val="nil"/>
              <w:bottom w:val="single" w:sz="4" w:space="0" w:color="auto"/>
              <w:right w:val="single" w:sz="4" w:space="0" w:color="auto"/>
            </w:tcBorders>
            <w:shd w:val="clear" w:color="000000" w:fill="C0C0C0"/>
            <w:vAlign w:val="center"/>
            <w:hideMark/>
          </w:tcPr>
          <w:p w14:paraId="383F11AC"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6695D50A"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Readmission Indicator</w:t>
            </w:r>
          </w:p>
        </w:tc>
        <w:tc>
          <w:tcPr>
            <w:tcW w:w="1980" w:type="dxa"/>
            <w:tcBorders>
              <w:top w:val="nil"/>
              <w:left w:val="nil"/>
              <w:bottom w:val="single" w:sz="4" w:space="0" w:color="auto"/>
              <w:right w:val="single" w:sz="4" w:space="0" w:color="auto"/>
            </w:tcBorders>
            <w:shd w:val="clear" w:color="000000" w:fill="C0C0C0"/>
            <w:vAlign w:val="center"/>
            <w:hideMark/>
          </w:tcPr>
          <w:p w14:paraId="1D1ACD8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284AA4C8"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52A05B1B"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6CD3FB77"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1B62EA36"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0EE7DBFA"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2668152B"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14</w:t>
            </w:r>
          </w:p>
        </w:tc>
        <w:tc>
          <w:tcPr>
            <w:tcW w:w="1440" w:type="dxa"/>
            <w:tcBorders>
              <w:top w:val="nil"/>
              <w:left w:val="nil"/>
              <w:bottom w:val="single" w:sz="4" w:space="0" w:color="auto"/>
              <w:right w:val="single" w:sz="4" w:space="0" w:color="auto"/>
            </w:tcBorders>
            <w:shd w:val="clear" w:color="000000" w:fill="C0C0C0"/>
            <w:vAlign w:val="center"/>
            <w:hideMark/>
          </w:tcPr>
          <w:p w14:paraId="0200CCB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73B9735F"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Admit Source</w:t>
            </w:r>
          </w:p>
        </w:tc>
        <w:tc>
          <w:tcPr>
            <w:tcW w:w="1980" w:type="dxa"/>
            <w:tcBorders>
              <w:top w:val="nil"/>
              <w:left w:val="nil"/>
              <w:bottom w:val="single" w:sz="4" w:space="0" w:color="auto"/>
              <w:right w:val="single" w:sz="4" w:space="0" w:color="auto"/>
            </w:tcBorders>
            <w:shd w:val="clear" w:color="000000" w:fill="C0C0C0"/>
            <w:vAlign w:val="center"/>
            <w:hideMark/>
          </w:tcPr>
          <w:p w14:paraId="2C8BF1E3"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0FCB4AF0"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630" w:type="dxa"/>
            <w:tcBorders>
              <w:top w:val="nil"/>
              <w:left w:val="nil"/>
              <w:bottom w:val="single" w:sz="4" w:space="0" w:color="auto"/>
              <w:right w:val="single" w:sz="4" w:space="0" w:color="auto"/>
            </w:tcBorders>
            <w:shd w:val="clear" w:color="000000" w:fill="C0C0C0"/>
            <w:vAlign w:val="center"/>
            <w:hideMark/>
          </w:tcPr>
          <w:p w14:paraId="050698E1"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6923B259"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197DEC88"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44B2798B"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6FEEACA1"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15</w:t>
            </w:r>
          </w:p>
        </w:tc>
        <w:tc>
          <w:tcPr>
            <w:tcW w:w="1440" w:type="dxa"/>
            <w:tcBorders>
              <w:top w:val="nil"/>
              <w:left w:val="nil"/>
              <w:bottom w:val="single" w:sz="4" w:space="0" w:color="auto"/>
              <w:right w:val="single" w:sz="4" w:space="0" w:color="auto"/>
            </w:tcBorders>
            <w:shd w:val="clear" w:color="000000" w:fill="C0C0C0"/>
            <w:vAlign w:val="center"/>
            <w:hideMark/>
          </w:tcPr>
          <w:p w14:paraId="3261A023"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66493E19"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Ambulatory Status</w:t>
            </w:r>
          </w:p>
        </w:tc>
        <w:tc>
          <w:tcPr>
            <w:tcW w:w="1980" w:type="dxa"/>
            <w:tcBorders>
              <w:top w:val="nil"/>
              <w:left w:val="nil"/>
              <w:bottom w:val="single" w:sz="4" w:space="0" w:color="auto"/>
              <w:right w:val="single" w:sz="4" w:space="0" w:color="auto"/>
            </w:tcBorders>
            <w:shd w:val="clear" w:color="000000" w:fill="C0C0C0"/>
            <w:vAlign w:val="center"/>
            <w:hideMark/>
          </w:tcPr>
          <w:p w14:paraId="22E027B1"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0C5F6647"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42E37561"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2B1ADDEF"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40C0EF8B"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609A5198" w14:textId="77777777" w:rsidTr="00910EC1">
        <w:trPr>
          <w:trHeight w:val="255"/>
        </w:trPr>
        <w:tc>
          <w:tcPr>
            <w:tcW w:w="967" w:type="dxa"/>
            <w:tcBorders>
              <w:top w:val="single" w:sz="4" w:space="0" w:color="auto"/>
              <w:left w:val="double" w:sz="6" w:space="0" w:color="auto"/>
              <w:bottom w:val="single" w:sz="4" w:space="0" w:color="auto"/>
              <w:right w:val="single" w:sz="4" w:space="0" w:color="auto"/>
            </w:tcBorders>
            <w:shd w:val="clear" w:color="000000" w:fill="C0C0C0"/>
            <w:vAlign w:val="center"/>
            <w:hideMark/>
          </w:tcPr>
          <w:p w14:paraId="0DED9F5E"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16</w:t>
            </w:r>
          </w:p>
        </w:tc>
        <w:tc>
          <w:tcPr>
            <w:tcW w:w="1440" w:type="dxa"/>
            <w:tcBorders>
              <w:top w:val="single" w:sz="4" w:space="0" w:color="auto"/>
              <w:left w:val="nil"/>
              <w:bottom w:val="single" w:sz="4" w:space="0" w:color="auto"/>
              <w:right w:val="single" w:sz="4" w:space="0" w:color="auto"/>
            </w:tcBorders>
            <w:shd w:val="clear" w:color="000000" w:fill="C0C0C0"/>
            <w:vAlign w:val="center"/>
            <w:hideMark/>
          </w:tcPr>
          <w:p w14:paraId="700792C4"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single" w:sz="4" w:space="0" w:color="auto"/>
              <w:left w:val="nil"/>
              <w:bottom w:val="single" w:sz="4" w:space="0" w:color="auto"/>
              <w:right w:val="single" w:sz="4" w:space="0" w:color="auto"/>
            </w:tcBorders>
            <w:shd w:val="clear" w:color="000000" w:fill="C0C0C0"/>
            <w:vAlign w:val="center"/>
            <w:hideMark/>
          </w:tcPr>
          <w:p w14:paraId="6D965D31"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VIP Indicator</w:t>
            </w:r>
          </w:p>
        </w:tc>
        <w:tc>
          <w:tcPr>
            <w:tcW w:w="1980" w:type="dxa"/>
            <w:tcBorders>
              <w:top w:val="single" w:sz="4" w:space="0" w:color="auto"/>
              <w:left w:val="nil"/>
              <w:bottom w:val="single" w:sz="4" w:space="0" w:color="auto"/>
              <w:right w:val="single" w:sz="4" w:space="0" w:color="auto"/>
            </w:tcBorders>
            <w:shd w:val="clear" w:color="000000" w:fill="C0C0C0"/>
            <w:vAlign w:val="center"/>
          </w:tcPr>
          <w:p w14:paraId="3C820189"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single" w:sz="4" w:space="0" w:color="auto"/>
              <w:left w:val="nil"/>
              <w:bottom w:val="single" w:sz="4" w:space="0" w:color="auto"/>
              <w:right w:val="single" w:sz="4" w:space="0" w:color="auto"/>
            </w:tcBorders>
            <w:shd w:val="clear" w:color="000000" w:fill="C0C0C0"/>
            <w:vAlign w:val="center"/>
          </w:tcPr>
          <w:p w14:paraId="6281AB6D"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single" w:sz="4" w:space="0" w:color="auto"/>
              <w:left w:val="nil"/>
              <w:bottom w:val="single" w:sz="4" w:space="0" w:color="auto"/>
              <w:right w:val="single" w:sz="4" w:space="0" w:color="auto"/>
            </w:tcBorders>
            <w:shd w:val="clear" w:color="000000" w:fill="C0C0C0"/>
            <w:vAlign w:val="center"/>
            <w:hideMark/>
          </w:tcPr>
          <w:p w14:paraId="239A5974"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single" w:sz="4" w:space="0" w:color="auto"/>
              <w:left w:val="nil"/>
              <w:bottom w:val="single" w:sz="4" w:space="0" w:color="auto"/>
              <w:right w:val="single" w:sz="4" w:space="0" w:color="auto"/>
            </w:tcBorders>
            <w:shd w:val="clear" w:color="000000" w:fill="C0C0C0"/>
            <w:vAlign w:val="center"/>
            <w:hideMark/>
          </w:tcPr>
          <w:p w14:paraId="73667D58"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single" w:sz="4" w:space="0" w:color="auto"/>
              <w:left w:val="nil"/>
              <w:bottom w:val="single" w:sz="4" w:space="0" w:color="auto"/>
              <w:right w:val="double" w:sz="4" w:space="0" w:color="auto"/>
            </w:tcBorders>
            <w:shd w:val="clear" w:color="000000" w:fill="C0C0C0"/>
            <w:vAlign w:val="center"/>
            <w:hideMark/>
          </w:tcPr>
          <w:p w14:paraId="3DE3A0BD"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26C3FF81" w14:textId="77777777" w:rsidTr="00910EC1">
        <w:trPr>
          <w:trHeight w:val="255"/>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1B391361"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17</w:t>
            </w:r>
          </w:p>
        </w:tc>
        <w:tc>
          <w:tcPr>
            <w:tcW w:w="1440" w:type="dxa"/>
            <w:tcBorders>
              <w:top w:val="nil"/>
              <w:left w:val="nil"/>
              <w:bottom w:val="single" w:sz="4" w:space="0" w:color="auto"/>
              <w:right w:val="single" w:sz="4" w:space="0" w:color="auto"/>
            </w:tcBorders>
            <w:shd w:val="clear" w:color="auto" w:fill="BFBFBF" w:themeFill="background1" w:themeFillShade="BF"/>
            <w:vAlign w:val="center"/>
            <w:hideMark/>
          </w:tcPr>
          <w:p w14:paraId="77A93DF0" w14:textId="77777777" w:rsidR="005E7342" w:rsidRPr="00391D8B" w:rsidRDefault="005E7342" w:rsidP="00910EC1">
            <w:pPr>
              <w:spacing w:after="0" w:line="240" w:lineRule="auto"/>
              <w:jc w:val="center"/>
              <w:rPr>
                <w:rFonts w:ascii="Arial" w:eastAsia="Times New Roman" w:hAnsi="Arial" w:cs="Arial"/>
                <w:sz w:val="16"/>
                <w:szCs w:val="16"/>
              </w:rPr>
            </w:pPr>
          </w:p>
        </w:tc>
        <w:tc>
          <w:tcPr>
            <w:tcW w:w="2160" w:type="dxa"/>
            <w:tcBorders>
              <w:top w:val="nil"/>
              <w:left w:val="nil"/>
              <w:bottom w:val="single" w:sz="4" w:space="0" w:color="auto"/>
              <w:right w:val="single" w:sz="4" w:space="0" w:color="auto"/>
            </w:tcBorders>
            <w:shd w:val="clear" w:color="auto" w:fill="BFBFBF" w:themeFill="background1" w:themeFillShade="BF"/>
            <w:vAlign w:val="center"/>
            <w:hideMark/>
          </w:tcPr>
          <w:p w14:paraId="32BA07E4"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Admitting Doctor</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25CD784B"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68C8D24"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630" w:type="dxa"/>
            <w:tcBorders>
              <w:top w:val="nil"/>
              <w:left w:val="nil"/>
              <w:bottom w:val="single" w:sz="4" w:space="0" w:color="auto"/>
              <w:right w:val="single" w:sz="4" w:space="0" w:color="auto"/>
            </w:tcBorders>
            <w:shd w:val="clear" w:color="auto" w:fill="BFBFBF" w:themeFill="background1" w:themeFillShade="BF"/>
            <w:vAlign w:val="center"/>
            <w:hideMark/>
          </w:tcPr>
          <w:p w14:paraId="690F8B3F"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noWrap/>
            <w:vAlign w:val="center"/>
          </w:tcPr>
          <w:p w14:paraId="145DE2AE" w14:textId="77777777" w:rsidR="005E7342" w:rsidRPr="00391D8B" w:rsidRDefault="005E7342" w:rsidP="00910EC1">
            <w:pPr>
              <w:spacing w:after="0" w:line="240" w:lineRule="auto"/>
              <w:rPr>
                <w:rFonts w:ascii="Arial" w:eastAsia="Times New Roman" w:hAnsi="Arial" w:cs="Arial"/>
                <w:sz w:val="20"/>
                <w:szCs w:val="20"/>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70CDEB2D"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251AF7EA" w14:textId="77777777" w:rsidTr="00910EC1">
        <w:trPr>
          <w:trHeight w:val="255"/>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482DCFE7"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18</w:t>
            </w:r>
          </w:p>
        </w:tc>
        <w:tc>
          <w:tcPr>
            <w:tcW w:w="1440" w:type="dxa"/>
            <w:tcBorders>
              <w:top w:val="nil"/>
              <w:left w:val="nil"/>
              <w:bottom w:val="single" w:sz="4" w:space="0" w:color="auto"/>
              <w:right w:val="single" w:sz="4" w:space="0" w:color="auto"/>
            </w:tcBorders>
            <w:shd w:val="clear" w:color="auto" w:fill="BFBFBF" w:themeFill="background1" w:themeFillShade="BF"/>
            <w:vAlign w:val="center"/>
            <w:hideMark/>
          </w:tcPr>
          <w:p w14:paraId="208DBB2B"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BFBFBF" w:themeFill="background1" w:themeFillShade="BF"/>
            <w:vAlign w:val="center"/>
            <w:hideMark/>
          </w:tcPr>
          <w:p w14:paraId="785229D3"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Patient Type</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031B6F41"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E87BDCB"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auto" w:fill="BFBFBF" w:themeFill="background1" w:themeFillShade="BF"/>
            <w:vAlign w:val="center"/>
            <w:hideMark/>
          </w:tcPr>
          <w:p w14:paraId="488902E5"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vAlign w:val="center"/>
          </w:tcPr>
          <w:p w14:paraId="4B40D61F"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11632F51"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5371C977" w14:textId="77777777" w:rsidTr="00910EC1">
        <w:trPr>
          <w:trHeight w:val="255"/>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16A59C6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19</w:t>
            </w:r>
          </w:p>
        </w:tc>
        <w:tc>
          <w:tcPr>
            <w:tcW w:w="1440" w:type="dxa"/>
            <w:tcBorders>
              <w:top w:val="nil"/>
              <w:left w:val="nil"/>
              <w:bottom w:val="single" w:sz="4" w:space="0" w:color="auto"/>
              <w:right w:val="single" w:sz="4" w:space="0" w:color="auto"/>
            </w:tcBorders>
            <w:shd w:val="clear" w:color="auto" w:fill="BFBFBF" w:themeFill="background1" w:themeFillShade="BF"/>
            <w:vAlign w:val="center"/>
            <w:hideMark/>
          </w:tcPr>
          <w:p w14:paraId="6A6E17CC"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BFBFBF" w:themeFill="background1" w:themeFillShade="BF"/>
            <w:vAlign w:val="center"/>
            <w:hideMark/>
          </w:tcPr>
          <w:p w14:paraId="1C93DB08"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Visit Number</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6F46874A"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FC1035C"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630" w:type="dxa"/>
            <w:tcBorders>
              <w:top w:val="nil"/>
              <w:left w:val="nil"/>
              <w:bottom w:val="single" w:sz="4" w:space="0" w:color="auto"/>
              <w:right w:val="single" w:sz="4" w:space="0" w:color="auto"/>
            </w:tcBorders>
            <w:shd w:val="clear" w:color="auto" w:fill="BFBFBF" w:themeFill="background1" w:themeFillShade="BF"/>
            <w:vAlign w:val="center"/>
            <w:hideMark/>
          </w:tcPr>
          <w:p w14:paraId="2AAAECC4"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vAlign w:val="center"/>
          </w:tcPr>
          <w:p w14:paraId="7A49D6EB"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7DC6ECA7"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61262D78" w14:textId="77777777" w:rsidTr="00910EC1">
        <w:trPr>
          <w:trHeight w:val="255"/>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4F4AAB61"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20</w:t>
            </w:r>
          </w:p>
        </w:tc>
        <w:tc>
          <w:tcPr>
            <w:tcW w:w="1440" w:type="dxa"/>
            <w:tcBorders>
              <w:top w:val="nil"/>
              <w:left w:val="nil"/>
              <w:bottom w:val="single" w:sz="4" w:space="0" w:color="auto"/>
              <w:right w:val="single" w:sz="4" w:space="0" w:color="auto"/>
            </w:tcBorders>
            <w:shd w:val="clear" w:color="auto" w:fill="BFBFBF" w:themeFill="background1" w:themeFillShade="BF"/>
            <w:vAlign w:val="center"/>
            <w:hideMark/>
          </w:tcPr>
          <w:p w14:paraId="7E9D7736"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BFBFBF" w:themeFill="background1" w:themeFillShade="BF"/>
            <w:vAlign w:val="center"/>
            <w:hideMark/>
          </w:tcPr>
          <w:p w14:paraId="79F33DB0"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Financial Class</w:t>
            </w:r>
          </w:p>
        </w:tc>
        <w:tc>
          <w:tcPr>
            <w:tcW w:w="1980" w:type="dxa"/>
            <w:tcBorders>
              <w:top w:val="nil"/>
              <w:left w:val="nil"/>
              <w:bottom w:val="single" w:sz="4" w:space="0" w:color="auto"/>
              <w:right w:val="single" w:sz="4" w:space="0" w:color="auto"/>
            </w:tcBorders>
            <w:shd w:val="clear" w:color="auto" w:fill="BFBFBF" w:themeFill="background1" w:themeFillShade="BF"/>
            <w:vAlign w:val="center"/>
          </w:tcPr>
          <w:p w14:paraId="03927882"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525D88A"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50</w:t>
            </w:r>
          </w:p>
        </w:tc>
        <w:tc>
          <w:tcPr>
            <w:tcW w:w="630" w:type="dxa"/>
            <w:tcBorders>
              <w:top w:val="nil"/>
              <w:left w:val="nil"/>
              <w:bottom w:val="single" w:sz="4" w:space="0" w:color="auto"/>
              <w:right w:val="single" w:sz="4" w:space="0" w:color="auto"/>
            </w:tcBorders>
            <w:shd w:val="clear" w:color="auto" w:fill="BFBFBF" w:themeFill="background1" w:themeFillShade="BF"/>
            <w:vAlign w:val="center"/>
            <w:hideMark/>
          </w:tcPr>
          <w:p w14:paraId="37F0DA49"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auto" w:fill="BFBFBF" w:themeFill="background1" w:themeFillShade="BF"/>
            <w:vAlign w:val="center"/>
          </w:tcPr>
          <w:p w14:paraId="2DF2E62E"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auto" w:fill="BFBFBF" w:themeFill="background1" w:themeFillShade="BF"/>
            <w:vAlign w:val="center"/>
          </w:tcPr>
          <w:p w14:paraId="5A754D5F"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3C565ABD"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10AB4D6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21</w:t>
            </w:r>
          </w:p>
        </w:tc>
        <w:tc>
          <w:tcPr>
            <w:tcW w:w="1440" w:type="dxa"/>
            <w:tcBorders>
              <w:top w:val="nil"/>
              <w:left w:val="nil"/>
              <w:bottom w:val="single" w:sz="4" w:space="0" w:color="auto"/>
              <w:right w:val="single" w:sz="4" w:space="0" w:color="auto"/>
            </w:tcBorders>
            <w:shd w:val="clear" w:color="000000" w:fill="C0C0C0"/>
            <w:vAlign w:val="center"/>
            <w:hideMark/>
          </w:tcPr>
          <w:p w14:paraId="16C45496"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04EDC9E0"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Charge Price Indicator</w:t>
            </w:r>
          </w:p>
        </w:tc>
        <w:tc>
          <w:tcPr>
            <w:tcW w:w="1980" w:type="dxa"/>
            <w:tcBorders>
              <w:top w:val="nil"/>
              <w:left w:val="nil"/>
              <w:bottom w:val="single" w:sz="4" w:space="0" w:color="auto"/>
              <w:right w:val="single" w:sz="4" w:space="0" w:color="auto"/>
            </w:tcBorders>
            <w:shd w:val="clear" w:color="000000" w:fill="C0C0C0"/>
            <w:vAlign w:val="center"/>
          </w:tcPr>
          <w:p w14:paraId="31663F83"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3A9F53B7"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0D5B6621"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0669C0E1"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221936C1"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4B89A449"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57E3C938"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22</w:t>
            </w:r>
          </w:p>
        </w:tc>
        <w:tc>
          <w:tcPr>
            <w:tcW w:w="1440" w:type="dxa"/>
            <w:tcBorders>
              <w:top w:val="nil"/>
              <w:left w:val="nil"/>
              <w:bottom w:val="single" w:sz="4" w:space="0" w:color="auto"/>
              <w:right w:val="single" w:sz="4" w:space="0" w:color="auto"/>
            </w:tcBorders>
            <w:shd w:val="clear" w:color="000000" w:fill="C0C0C0"/>
            <w:vAlign w:val="center"/>
            <w:hideMark/>
          </w:tcPr>
          <w:p w14:paraId="58AB4AE6"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3E65466D"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Courtesy Code</w:t>
            </w:r>
          </w:p>
        </w:tc>
        <w:tc>
          <w:tcPr>
            <w:tcW w:w="1980" w:type="dxa"/>
            <w:tcBorders>
              <w:top w:val="nil"/>
              <w:left w:val="nil"/>
              <w:bottom w:val="single" w:sz="4" w:space="0" w:color="auto"/>
              <w:right w:val="single" w:sz="4" w:space="0" w:color="auto"/>
            </w:tcBorders>
            <w:shd w:val="clear" w:color="000000" w:fill="C0C0C0"/>
            <w:vAlign w:val="center"/>
          </w:tcPr>
          <w:p w14:paraId="4E4B9A84"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45738867"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7C44B81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735696E0"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5BE717D1"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685F460C"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7A706BEB"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23</w:t>
            </w:r>
          </w:p>
        </w:tc>
        <w:tc>
          <w:tcPr>
            <w:tcW w:w="1440" w:type="dxa"/>
            <w:tcBorders>
              <w:top w:val="nil"/>
              <w:left w:val="nil"/>
              <w:bottom w:val="single" w:sz="4" w:space="0" w:color="auto"/>
              <w:right w:val="single" w:sz="4" w:space="0" w:color="auto"/>
            </w:tcBorders>
            <w:shd w:val="clear" w:color="000000" w:fill="C0C0C0"/>
            <w:vAlign w:val="center"/>
            <w:hideMark/>
          </w:tcPr>
          <w:p w14:paraId="45E909B0"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18256D65"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Credit Rating</w:t>
            </w:r>
          </w:p>
        </w:tc>
        <w:tc>
          <w:tcPr>
            <w:tcW w:w="1980" w:type="dxa"/>
            <w:tcBorders>
              <w:top w:val="nil"/>
              <w:left w:val="nil"/>
              <w:bottom w:val="single" w:sz="4" w:space="0" w:color="auto"/>
              <w:right w:val="single" w:sz="4" w:space="0" w:color="auto"/>
            </w:tcBorders>
            <w:shd w:val="clear" w:color="000000" w:fill="C0C0C0"/>
            <w:vAlign w:val="center"/>
          </w:tcPr>
          <w:p w14:paraId="6EE287F7"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03870B7D"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6ED07E84"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4F92926D"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45083ED5"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2C793238"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2A0F1DF1"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24</w:t>
            </w:r>
          </w:p>
        </w:tc>
        <w:tc>
          <w:tcPr>
            <w:tcW w:w="1440" w:type="dxa"/>
            <w:tcBorders>
              <w:top w:val="nil"/>
              <w:left w:val="nil"/>
              <w:bottom w:val="single" w:sz="4" w:space="0" w:color="auto"/>
              <w:right w:val="single" w:sz="4" w:space="0" w:color="auto"/>
            </w:tcBorders>
            <w:shd w:val="clear" w:color="000000" w:fill="C0C0C0"/>
            <w:vAlign w:val="center"/>
            <w:hideMark/>
          </w:tcPr>
          <w:p w14:paraId="20FC6964"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0E63D5B5"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Contract Code</w:t>
            </w:r>
          </w:p>
        </w:tc>
        <w:tc>
          <w:tcPr>
            <w:tcW w:w="1980" w:type="dxa"/>
            <w:tcBorders>
              <w:top w:val="nil"/>
              <w:left w:val="nil"/>
              <w:bottom w:val="single" w:sz="4" w:space="0" w:color="auto"/>
              <w:right w:val="single" w:sz="4" w:space="0" w:color="auto"/>
            </w:tcBorders>
            <w:shd w:val="clear" w:color="000000" w:fill="C0C0C0"/>
            <w:vAlign w:val="center"/>
          </w:tcPr>
          <w:p w14:paraId="270A32F5"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4D51AF4E"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51BF160E"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2ABE054F"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56DE6297"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04FB92A6"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40884F6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25</w:t>
            </w:r>
          </w:p>
        </w:tc>
        <w:tc>
          <w:tcPr>
            <w:tcW w:w="1440" w:type="dxa"/>
            <w:tcBorders>
              <w:top w:val="nil"/>
              <w:left w:val="nil"/>
              <w:bottom w:val="single" w:sz="4" w:space="0" w:color="auto"/>
              <w:right w:val="single" w:sz="4" w:space="0" w:color="auto"/>
            </w:tcBorders>
            <w:shd w:val="clear" w:color="000000" w:fill="C0C0C0"/>
            <w:vAlign w:val="center"/>
            <w:hideMark/>
          </w:tcPr>
          <w:p w14:paraId="485A2F8E"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46DF22F7"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Contract Effective Date</w:t>
            </w:r>
          </w:p>
        </w:tc>
        <w:tc>
          <w:tcPr>
            <w:tcW w:w="1980" w:type="dxa"/>
            <w:tcBorders>
              <w:top w:val="nil"/>
              <w:left w:val="nil"/>
              <w:bottom w:val="single" w:sz="4" w:space="0" w:color="auto"/>
              <w:right w:val="single" w:sz="4" w:space="0" w:color="auto"/>
            </w:tcBorders>
            <w:shd w:val="clear" w:color="000000" w:fill="C0C0C0"/>
            <w:vAlign w:val="center"/>
          </w:tcPr>
          <w:p w14:paraId="794D4966"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2505CEEF"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630" w:type="dxa"/>
            <w:tcBorders>
              <w:top w:val="nil"/>
              <w:left w:val="nil"/>
              <w:bottom w:val="single" w:sz="4" w:space="0" w:color="auto"/>
              <w:right w:val="single" w:sz="4" w:space="0" w:color="auto"/>
            </w:tcBorders>
            <w:shd w:val="clear" w:color="000000" w:fill="C0C0C0"/>
            <w:vAlign w:val="center"/>
            <w:hideMark/>
          </w:tcPr>
          <w:p w14:paraId="6AE06A7B"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3E61F1B6"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4E82A4DD"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65373DA9"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42358E0C"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26</w:t>
            </w:r>
          </w:p>
        </w:tc>
        <w:tc>
          <w:tcPr>
            <w:tcW w:w="1440" w:type="dxa"/>
            <w:tcBorders>
              <w:top w:val="nil"/>
              <w:left w:val="nil"/>
              <w:bottom w:val="single" w:sz="4" w:space="0" w:color="auto"/>
              <w:right w:val="single" w:sz="4" w:space="0" w:color="auto"/>
            </w:tcBorders>
            <w:shd w:val="clear" w:color="000000" w:fill="C0C0C0"/>
            <w:vAlign w:val="center"/>
            <w:hideMark/>
          </w:tcPr>
          <w:p w14:paraId="1B972E7D"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11DF39DE"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Contract Amount</w:t>
            </w:r>
          </w:p>
        </w:tc>
        <w:tc>
          <w:tcPr>
            <w:tcW w:w="1980" w:type="dxa"/>
            <w:tcBorders>
              <w:top w:val="nil"/>
              <w:left w:val="nil"/>
              <w:bottom w:val="single" w:sz="4" w:space="0" w:color="auto"/>
              <w:right w:val="single" w:sz="4" w:space="0" w:color="auto"/>
            </w:tcBorders>
            <w:shd w:val="clear" w:color="000000" w:fill="C0C0C0"/>
            <w:vAlign w:val="center"/>
          </w:tcPr>
          <w:p w14:paraId="3BBBC5ED"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2DA4EB7E"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630" w:type="dxa"/>
            <w:tcBorders>
              <w:top w:val="nil"/>
              <w:left w:val="nil"/>
              <w:bottom w:val="single" w:sz="4" w:space="0" w:color="auto"/>
              <w:right w:val="single" w:sz="4" w:space="0" w:color="auto"/>
            </w:tcBorders>
            <w:shd w:val="clear" w:color="000000" w:fill="C0C0C0"/>
            <w:vAlign w:val="center"/>
            <w:hideMark/>
          </w:tcPr>
          <w:p w14:paraId="2AEB04CF"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15245058"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2D2AFCF6"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247F8260"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13456380"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27</w:t>
            </w:r>
          </w:p>
        </w:tc>
        <w:tc>
          <w:tcPr>
            <w:tcW w:w="1440" w:type="dxa"/>
            <w:tcBorders>
              <w:top w:val="nil"/>
              <w:left w:val="nil"/>
              <w:bottom w:val="single" w:sz="4" w:space="0" w:color="auto"/>
              <w:right w:val="single" w:sz="4" w:space="0" w:color="auto"/>
            </w:tcBorders>
            <w:shd w:val="clear" w:color="000000" w:fill="C0C0C0"/>
            <w:vAlign w:val="center"/>
            <w:hideMark/>
          </w:tcPr>
          <w:p w14:paraId="6806D693"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6962C4A1"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Contract Period</w:t>
            </w:r>
          </w:p>
        </w:tc>
        <w:tc>
          <w:tcPr>
            <w:tcW w:w="1980" w:type="dxa"/>
            <w:tcBorders>
              <w:top w:val="nil"/>
              <w:left w:val="nil"/>
              <w:bottom w:val="single" w:sz="4" w:space="0" w:color="auto"/>
              <w:right w:val="single" w:sz="4" w:space="0" w:color="auto"/>
            </w:tcBorders>
            <w:shd w:val="clear" w:color="000000" w:fill="C0C0C0"/>
            <w:vAlign w:val="center"/>
          </w:tcPr>
          <w:p w14:paraId="0D1E3EAA"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5C56C1FE"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630" w:type="dxa"/>
            <w:tcBorders>
              <w:top w:val="nil"/>
              <w:left w:val="nil"/>
              <w:bottom w:val="single" w:sz="4" w:space="0" w:color="auto"/>
              <w:right w:val="single" w:sz="4" w:space="0" w:color="auto"/>
            </w:tcBorders>
            <w:shd w:val="clear" w:color="000000" w:fill="C0C0C0"/>
            <w:vAlign w:val="center"/>
            <w:hideMark/>
          </w:tcPr>
          <w:p w14:paraId="075D1CFF"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1A2E0F72"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741353B7"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7AD53E82"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4AB9701F"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28</w:t>
            </w:r>
          </w:p>
        </w:tc>
        <w:tc>
          <w:tcPr>
            <w:tcW w:w="1440" w:type="dxa"/>
            <w:tcBorders>
              <w:top w:val="nil"/>
              <w:left w:val="nil"/>
              <w:bottom w:val="single" w:sz="4" w:space="0" w:color="auto"/>
              <w:right w:val="single" w:sz="4" w:space="0" w:color="auto"/>
            </w:tcBorders>
            <w:shd w:val="clear" w:color="000000" w:fill="C0C0C0"/>
            <w:vAlign w:val="center"/>
            <w:hideMark/>
          </w:tcPr>
          <w:p w14:paraId="470F2788"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2B6C772E"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Interest Code</w:t>
            </w:r>
          </w:p>
        </w:tc>
        <w:tc>
          <w:tcPr>
            <w:tcW w:w="1980" w:type="dxa"/>
            <w:tcBorders>
              <w:top w:val="nil"/>
              <w:left w:val="nil"/>
              <w:bottom w:val="single" w:sz="4" w:space="0" w:color="auto"/>
              <w:right w:val="single" w:sz="4" w:space="0" w:color="auto"/>
            </w:tcBorders>
            <w:shd w:val="clear" w:color="000000" w:fill="C0C0C0"/>
            <w:vAlign w:val="center"/>
          </w:tcPr>
          <w:p w14:paraId="7B24F354"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5397D2A1"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027840BC"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5A582265"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022C5C15"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1AA0B4B6"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61CBF9DD"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29</w:t>
            </w:r>
          </w:p>
        </w:tc>
        <w:tc>
          <w:tcPr>
            <w:tcW w:w="1440" w:type="dxa"/>
            <w:tcBorders>
              <w:top w:val="nil"/>
              <w:left w:val="nil"/>
              <w:bottom w:val="single" w:sz="4" w:space="0" w:color="auto"/>
              <w:right w:val="single" w:sz="4" w:space="0" w:color="auto"/>
            </w:tcBorders>
            <w:shd w:val="clear" w:color="000000" w:fill="C0C0C0"/>
            <w:vAlign w:val="center"/>
            <w:hideMark/>
          </w:tcPr>
          <w:p w14:paraId="693D6EC5"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74CF7373"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Transfer to Bad Debt Code</w:t>
            </w:r>
          </w:p>
        </w:tc>
        <w:tc>
          <w:tcPr>
            <w:tcW w:w="1980" w:type="dxa"/>
            <w:tcBorders>
              <w:top w:val="nil"/>
              <w:left w:val="nil"/>
              <w:bottom w:val="single" w:sz="4" w:space="0" w:color="auto"/>
              <w:right w:val="single" w:sz="4" w:space="0" w:color="auto"/>
            </w:tcBorders>
            <w:shd w:val="clear" w:color="000000" w:fill="C0C0C0"/>
            <w:vAlign w:val="center"/>
          </w:tcPr>
          <w:p w14:paraId="558CF498"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1B9041C3"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630" w:type="dxa"/>
            <w:tcBorders>
              <w:top w:val="nil"/>
              <w:left w:val="nil"/>
              <w:bottom w:val="single" w:sz="4" w:space="0" w:color="auto"/>
              <w:right w:val="single" w:sz="4" w:space="0" w:color="auto"/>
            </w:tcBorders>
            <w:shd w:val="clear" w:color="000000" w:fill="C0C0C0"/>
            <w:vAlign w:val="center"/>
            <w:hideMark/>
          </w:tcPr>
          <w:p w14:paraId="0837A7D1"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5A2DA576"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243183F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4C67A6EA"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22416803"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30</w:t>
            </w:r>
          </w:p>
        </w:tc>
        <w:tc>
          <w:tcPr>
            <w:tcW w:w="1440" w:type="dxa"/>
            <w:tcBorders>
              <w:top w:val="nil"/>
              <w:left w:val="nil"/>
              <w:bottom w:val="single" w:sz="4" w:space="0" w:color="auto"/>
              <w:right w:val="single" w:sz="4" w:space="0" w:color="auto"/>
            </w:tcBorders>
            <w:shd w:val="clear" w:color="000000" w:fill="C0C0C0"/>
            <w:vAlign w:val="center"/>
            <w:hideMark/>
          </w:tcPr>
          <w:p w14:paraId="423FEFEA"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29E3C005"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Transfer to Bad Debt Date</w:t>
            </w:r>
          </w:p>
        </w:tc>
        <w:tc>
          <w:tcPr>
            <w:tcW w:w="1980" w:type="dxa"/>
            <w:tcBorders>
              <w:top w:val="nil"/>
              <w:left w:val="nil"/>
              <w:bottom w:val="single" w:sz="4" w:space="0" w:color="auto"/>
              <w:right w:val="single" w:sz="4" w:space="0" w:color="auto"/>
            </w:tcBorders>
            <w:shd w:val="clear" w:color="000000" w:fill="C0C0C0"/>
            <w:vAlign w:val="center"/>
          </w:tcPr>
          <w:p w14:paraId="214A5BC1"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3CAED015"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630" w:type="dxa"/>
            <w:tcBorders>
              <w:top w:val="nil"/>
              <w:left w:val="nil"/>
              <w:bottom w:val="single" w:sz="4" w:space="0" w:color="auto"/>
              <w:right w:val="single" w:sz="4" w:space="0" w:color="auto"/>
            </w:tcBorders>
            <w:shd w:val="clear" w:color="000000" w:fill="C0C0C0"/>
            <w:vAlign w:val="center"/>
            <w:hideMark/>
          </w:tcPr>
          <w:p w14:paraId="19718EB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347D018F"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3AB1A730"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1AE58103"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3F7B4DFA"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31</w:t>
            </w:r>
          </w:p>
        </w:tc>
        <w:tc>
          <w:tcPr>
            <w:tcW w:w="1440" w:type="dxa"/>
            <w:tcBorders>
              <w:top w:val="nil"/>
              <w:left w:val="nil"/>
              <w:bottom w:val="single" w:sz="4" w:space="0" w:color="auto"/>
              <w:right w:val="single" w:sz="4" w:space="0" w:color="auto"/>
            </w:tcBorders>
            <w:shd w:val="clear" w:color="000000" w:fill="C0C0C0"/>
            <w:vAlign w:val="center"/>
            <w:hideMark/>
          </w:tcPr>
          <w:p w14:paraId="786B4A08"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4704096B"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Bad Debt Agency Code</w:t>
            </w:r>
          </w:p>
        </w:tc>
        <w:tc>
          <w:tcPr>
            <w:tcW w:w="1980" w:type="dxa"/>
            <w:tcBorders>
              <w:top w:val="nil"/>
              <w:left w:val="nil"/>
              <w:bottom w:val="single" w:sz="4" w:space="0" w:color="auto"/>
              <w:right w:val="single" w:sz="4" w:space="0" w:color="auto"/>
            </w:tcBorders>
            <w:shd w:val="clear" w:color="000000" w:fill="C0C0C0"/>
            <w:vAlign w:val="center"/>
          </w:tcPr>
          <w:p w14:paraId="00EA3919"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349D24C9"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10</w:t>
            </w:r>
          </w:p>
        </w:tc>
        <w:tc>
          <w:tcPr>
            <w:tcW w:w="630" w:type="dxa"/>
            <w:tcBorders>
              <w:top w:val="nil"/>
              <w:left w:val="nil"/>
              <w:bottom w:val="single" w:sz="4" w:space="0" w:color="auto"/>
              <w:right w:val="single" w:sz="4" w:space="0" w:color="auto"/>
            </w:tcBorders>
            <w:shd w:val="clear" w:color="000000" w:fill="C0C0C0"/>
            <w:vAlign w:val="center"/>
            <w:hideMark/>
          </w:tcPr>
          <w:p w14:paraId="0B990F6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09F0ECB4"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7AB55E0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4518BD8D"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71930403"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32</w:t>
            </w:r>
          </w:p>
        </w:tc>
        <w:tc>
          <w:tcPr>
            <w:tcW w:w="1440" w:type="dxa"/>
            <w:tcBorders>
              <w:top w:val="nil"/>
              <w:left w:val="nil"/>
              <w:bottom w:val="single" w:sz="4" w:space="0" w:color="auto"/>
              <w:right w:val="single" w:sz="4" w:space="0" w:color="auto"/>
            </w:tcBorders>
            <w:shd w:val="clear" w:color="000000" w:fill="C0C0C0"/>
            <w:vAlign w:val="center"/>
            <w:hideMark/>
          </w:tcPr>
          <w:p w14:paraId="300DE293"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1FB9E211"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Bad Debt Transfer Amount</w:t>
            </w:r>
          </w:p>
        </w:tc>
        <w:tc>
          <w:tcPr>
            <w:tcW w:w="1980" w:type="dxa"/>
            <w:tcBorders>
              <w:top w:val="nil"/>
              <w:left w:val="nil"/>
              <w:bottom w:val="single" w:sz="4" w:space="0" w:color="auto"/>
              <w:right w:val="single" w:sz="4" w:space="0" w:color="auto"/>
            </w:tcBorders>
            <w:shd w:val="clear" w:color="000000" w:fill="C0C0C0"/>
            <w:vAlign w:val="center"/>
          </w:tcPr>
          <w:p w14:paraId="392276A6"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7A2E9B4A"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630" w:type="dxa"/>
            <w:tcBorders>
              <w:top w:val="nil"/>
              <w:left w:val="nil"/>
              <w:bottom w:val="single" w:sz="4" w:space="0" w:color="auto"/>
              <w:right w:val="single" w:sz="4" w:space="0" w:color="auto"/>
            </w:tcBorders>
            <w:shd w:val="clear" w:color="000000" w:fill="C0C0C0"/>
            <w:vAlign w:val="center"/>
            <w:hideMark/>
          </w:tcPr>
          <w:p w14:paraId="69084FAE"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7EE5B254"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4CF744D7"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07EC3308"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612CB51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33</w:t>
            </w:r>
          </w:p>
        </w:tc>
        <w:tc>
          <w:tcPr>
            <w:tcW w:w="1440" w:type="dxa"/>
            <w:tcBorders>
              <w:top w:val="nil"/>
              <w:left w:val="nil"/>
              <w:bottom w:val="single" w:sz="4" w:space="0" w:color="auto"/>
              <w:right w:val="single" w:sz="4" w:space="0" w:color="auto"/>
            </w:tcBorders>
            <w:shd w:val="clear" w:color="000000" w:fill="C0C0C0"/>
            <w:vAlign w:val="center"/>
            <w:hideMark/>
          </w:tcPr>
          <w:p w14:paraId="0B2B4E2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1761129F"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Bad Debt Recovery Amount</w:t>
            </w:r>
          </w:p>
        </w:tc>
        <w:tc>
          <w:tcPr>
            <w:tcW w:w="1980" w:type="dxa"/>
            <w:tcBorders>
              <w:top w:val="nil"/>
              <w:left w:val="nil"/>
              <w:bottom w:val="single" w:sz="4" w:space="0" w:color="auto"/>
              <w:right w:val="single" w:sz="4" w:space="0" w:color="auto"/>
            </w:tcBorders>
            <w:shd w:val="clear" w:color="000000" w:fill="C0C0C0"/>
            <w:vAlign w:val="center"/>
          </w:tcPr>
          <w:p w14:paraId="02140DF2"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5667A885"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630" w:type="dxa"/>
            <w:tcBorders>
              <w:top w:val="nil"/>
              <w:left w:val="nil"/>
              <w:bottom w:val="single" w:sz="4" w:space="0" w:color="auto"/>
              <w:right w:val="single" w:sz="4" w:space="0" w:color="auto"/>
            </w:tcBorders>
            <w:shd w:val="clear" w:color="000000" w:fill="C0C0C0"/>
            <w:vAlign w:val="center"/>
            <w:hideMark/>
          </w:tcPr>
          <w:p w14:paraId="61B8EB94"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0E3287E0"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4393608F"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4E05819F"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0B6E6EA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34</w:t>
            </w:r>
          </w:p>
        </w:tc>
        <w:tc>
          <w:tcPr>
            <w:tcW w:w="1440" w:type="dxa"/>
            <w:tcBorders>
              <w:top w:val="nil"/>
              <w:left w:val="nil"/>
              <w:bottom w:val="single" w:sz="4" w:space="0" w:color="auto"/>
              <w:right w:val="single" w:sz="4" w:space="0" w:color="auto"/>
            </w:tcBorders>
            <w:shd w:val="clear" w:color="000000" w:fill="C0C0C0"/>
            <w:vAlign w:val="center"/>
            <w:hideMark/>
          </w:tcPr>
          <w:p w14:paraId="2697F814"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2F14D0F6"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Delete Account Indicator</w:t>
            </w:r>
          </w:p>
        </w:tc>
        <w:tc>
          <w:tcPr>
            <w:tcW w:w="1980" w:type="dxa"/>
            <w:tcBorders>
              <w:top w:val="nil"/>
              <w:left w:val="nil"/>
              <w:bottom w:val="single" w:sz="4" w:space="0" w:color="auto"/>
              <w:right w:val="single" w:sz="4" w:space="0" w:color="auto"/>
            </w:tcBorders>
            <w:shd w:val="clear" w:color="000000" w:fill="C0C0C0"/>
            <w:vAlign w:val="center"/>
          </w:tcPr>
          <w:p w14:paraId="4CA141F6"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616C56FA"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630" w:type="dxa"/>
            <w:tcBorders>
              <w:top w:val="nil"/>
              <w:left w:val="nil"/>
              <w:bottom w:val="single" w:sz="4" w:space="0" w:color="auto"/>
              <w:right w:val="single" w:sz="4" w:space="0" w:color="auto"/>
            </w:tcBorders>
            <w:shd w:val="clear" w:color="000000" w:fill="C0C0C0"/>
            <w:vAlign w:val="center"/>
            <w:hideMark/>
          </w:tcPr>
          <w:p w14:paraId="1451A225"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1AC61972"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3CCAE023"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78426A84"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444A819C"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lastRenderedPageBreak/>
              <w:t>35</w:t>
            </w:r>
          </w:p>
        </w:tc>
        <w:tc>
          <w:tcPr>
            <w:tcW w:w="1440" w:type="dxa"/>
            <w:tcBorders>
              <w:top w:val="nil"/>
              <w:left w:val="nil"/>
              <w:bottom w:val="single" w:sz="4" w:space="0" w:color="auto"/>
              <w:right w:val="single" w:sz="4" w:space="0" w:color="auto"/>
            </w:tcBorders>
            <w:shd w:val="clear" w:color="000000" w:fill="C0C0C0"/>
            <w:vAlign w:val="center"/>
            <w:hideMark/>
          </w:tcPr>
          <w:p w14:paraId="795B172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36936EE9"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Delete Account Date</w:t>
            </w:r>
          </w:p>
        </w:tc>
        <w:tc>
          <w:tcPr>
            <w:tcW w:w="1980" w:type="dxa"/>
            <w:tcBorders>
              <w:top w:val="nil"/>
              <w:left w:val="nil"/>
              <w:bottom w:val="single" w:sz="4" w:space="0" w:color="auto"/>
              <w:right w:val="single" w:sz="4" w:space="0" w:color="auto"/>
            </w:tcBorders>
            <w:shd w:val="clear" w:color="000000" w:fill="C0C0C0"/>
            <w:vAlign w:val="center"/>
          </w:tcPr>
          <w:p w14:paraId="5112A85A"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53D15804"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630" w:type="dxa"/>
            <w:tcBorders>
              <w:top w:val="nil"/>
              <w:left w:val="nil"/>
              <w:bottom w:val="single" w:sz="4" w:space="0" w:color="auto"/>
              <w:right w:val="single" w:sz="4" w:space="0" w:color="auto"/>
            </w:tcBorders>
            <w:shd w:val="clear" w:color="000000" w:fill="C0C0C0"/>
            <w:vAlign w:val="center"/>
            <w:hideMark/>
          </w:tcPr>
          <w:p w14:paraId="212A6AB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734BEEF3"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431ADAA3"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079A9AFD" w14:textId="77777777" w:rsidTr="00910EC1">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26FD38D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36</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5B7AB013"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0CC1C18A"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Discharge Disposition</w:t>
            </w:r>
          </w:p>
        </w:tc>
        <w:tc>
          <w:tcPr>
            <w:tcW w:w="1980" w:type="dxa"/>
            <w:tcBorders>
              <w:top w:val="nil"/>
              <w:left w:val="nil"/>
              <w:bottom w:val="single" w:sz="4" w:space="0" w:color="auto"/>
              <w:right w:val="single" w:sz="4" w:space="0" w:color="auto"/>
            </w:tcBorders>
            <w:shd w:val="clear" w:color="auto" w:fill="FFFFFF" w:themeFill="background1"/>
            <w:vAlign w:val="center"/>
          </w:tcPr>
          <w:p w14:paraId="002A8F8C"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FFFFFF" w:themeFill="background1"/>
            <w:vAlign w:val="center"/>
          </w:tcPr>
          <w:p w14:paraId="7BD19B1D"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25</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33389CA7"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1DDE70F0"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2970" w:type="dxa"/>
            <w:tcBorders>
              <w:top w:val="nil"/>
              <w:left w:val="nil"/>
              <w:bottom w:val="single" w:sz="4" w:space="0" w:color="auto"/>
              <w:right w:val="double" w:sz="4" w:space="0" w:color="auto"/>
            </w:tcBorders>
            <w:shd w:val="clear" w:color="auto" w:fill="FFFFFF" w:themeFill="background1"/>
            <w:vAlign w:val="center"/>
            <w:hideMark/>
          </w:tcPr>
          <w:p w14:paraId="799F587D" w14:textId="652C2011" w:rsidR="005E7342" w:rsidRDefault="005F29AA" w:rsidP="00910EC1">
            <w:pPr>
              <w:spacing w:after="0" w:line="240" w:lineRule="auto"/>
              <w:rPr>
                <w:rFonts w:ascii="Arial" w:eastAsia="Times New Roman" w:hAnsi="Arial" w:cs="Arial"/>
                <w:sz w:val="16"/>
                <w:szCs w:val="16"/>
              </w:rPr>
            </w:pPr>
            <w:r>
              <w:rPr>
                <w:rFonts w:ascii="Arial" w:eastAsia="Times New Roman" w:hAnsi="Arial" w:cs="Arial"/>
                <w:sz w:val="16"/>
                <w:szCs w:val="16"/>
              </w:rPr>
              <w:t>Required only for A03 discharge due to death, populate with</w:t>
            </w:r>
            <w:r w:rsidR="005E7342">
              <w:rPr>
                <w:rFonts w:ascii="Arial" w:eastAsia="Times New Roman" w:hAnsi="Arial" w:cs="Arial"/>
                <w:sz w:val="16"/>
                <w:szCs w:val="16"/>
              </w:rPr>
              <w:t xml:space="preserve"> “20”</w:t>
            </w:r>
            <w:r>
              <w:rPr>
                <w:rFonts w:ascii="Arial" w:eastAsia="Times New Roman" w:hAnsi="Arial" w:cs="Arial"/>
                <w:sz w:val="16"/>
                <w:szCs w:val="16"/>
              </w:rPr>
              <w:t>.</w:t>
            </w:r>
            <w:r>
              <w:rPr>
                <w:rFonts w:ascii="Arial" w:eastAsia="Times New Roman" w:hAnsi="Arial" w:cs="Arial"/>
                <w:sz w:val="16"/>
                <w:szCs w:val="16"/>
              </w:rPr>
              <w:br/>
            </w:r>
          </w:p>
          <w:p w14:paraId="7112A12D"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See</w:t>
            </w:r>
            <w:r w:rsidRPr="00391D8B">
              <w:rPr>
                <w:rFonts w:ascii="Arial" w:eastAsia="Times New Roman" w:hAnsi="Arial" w:cs="Arial"/>
                <w:sz w:val="16"/>
                <w:szCs w:val="16"/>
              </w:rPr>
              <w:t> </w:t>
            </w:r>
            <w:r>
              <w:rPr>
                <w:rStyle w:val="Hyperlink"/>
                <w:rFonts w:ascii="Arial" w:eastAsia="Times New Roman" w:hAnsi="Arial" w:cs="Arial"/>
                <w:sz w:val="16"/>
                <w:szCs w:val="16"/>
              </w:rPr>
              <w:t xml:space="preserve"> </w:t>
            </w:r>
            <w:hyperlink r:id="rId15" w:history="1">
              <w:r>
                <w:rPr>
                  <w:rStyle w:val="Hyperlink"/>
                  <w:rFonts w:ascii="Arial" w:eastAsia="Times New Roman" w:hAnsi="Arial" w:cs="Arial"/>
                  <w:sz w:val="16"/>
                  <w:szCs w:val="16"/>
                </w:rPr>
                <w:t>http://hl7-definition.caristix.com:9010/Default.aspx?version=HL7%20v2.5.1&amp;table=0112</w:t>
              </w:r>
            </w:hyperlink>
          </w:p>
          <w:p w14:paraId="72BE3F98"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2A687F92"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51389D9F"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37</w:t>
            </w:r>
          </w:p>
        </w:tc>
        <w:tc>
          <w:tcPr>
            <w:tcW w:w="1440" w:type="dxa"/>
            <w:tcBorders>
              <w:top w:val="nil"/>
              <w:left w:val="nil"/>
              <w:bottom w:val="single" w:sz="4" w:space="0" w:color="auto"/>
              <w:right w:val="single" w:sz="4" w:space="0" w:color="auto"/>
            </w:tcBorders>
            <w:shd w:val="clear" w:color="000000" w:fill="C0C0C0"/>
            <w:vAlign w:val="center"/>
            <w:hideMark/>
          </w:tcPr>
          <w:p w14:paraId="0403C21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1F38CFD5"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Discharged to Location</w:t>
            </w:r>
          </w:p>
        </w:tc>
        <w:tc>
          <w:tcPr>
            <w:tcW w:w="1980" w:type="dxa"/>
            <w:tcBorders>
              <w:top w:val="nil"/>
              <w:left w:val="nil"/>
              <w:bottom w:val="single" w:sz="4" w:space="0" w:color="auto"/>
              <w:right w:val="single" w:sz="4" w:space="0" w:color="auto"/>
            </w:tcBorders>
            <w:shd w:val="clear" w:color="000000" w:fill="C0C0C0"/>
            <w:vAlign w:val="center"/>
          </w:tcPr>
          <w:p w14:paraId="6189E70F"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02720BA3"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630" w:type="dxa"/>
            <w:tcBorders>
              <w:top w:val="nil"/>
              <w:left w:val="nil"/>
              <w:bottom w:val="single" w:sz="4" w:space="0" w:color="auto"/>
              <w:right w:val="single" w:sz="4" w:space="0" w:color="auto"/>
            </w:tcBorders>
            <w:shd w:val="clear" w:color="000000" w:fill="C0C0C0"/>
            <w:vAlign w:val="center"/>
            <w:hideMark/>
          </w:tcPr>
          <w:p w14:paraId="6C350FE1"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4AAF1643"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39F5EBEC"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1D91EC81"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05F2DEC8"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38</w:t>
            </w:r>
          </w:p>
        </w:tc>
        <w:tc>
          <w:tcPr>
            <w:tcW w:w="1440" w:type="dxa"/>
            <w:tcBorders>
              <w:top w:val="nil"/>
              <w:left w:val="nil"/>
              <w:bottom w:val="single" w:sz="4" w:space="0" w:color="auto"/>
              <w:right w:val="single" w:sz="4" w:space="0" w:color="auto"/>
            </w:tcBorders>
            <w:shd w:val="clear" w:color="000000" w:fill="C0C0C0"/>
            <w:vAlign w:val="center"/>
            <w:hideMark/>
          </w:tcPr>
          <w:p w14:paraId="515950DC"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6A7FD638"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Diet Type</w:t>
            </w:r>
          </w:p>
        </w:tc>
        <w:tc>
          <w:tcPr>
            <w:tcW w:w="1980" w:type="dxa"/>
            <w:tcBorders>
              <w:top w:val="nil"/>
              <w:left w:val="nil"/>
              <w:bottom w:val="single" w:sz="4" w:space="0" w:color="auto"/>
              <w:right w:val="single" w:sz="4" w:space="0" w:color="auto"/>
            </w:tcBorders>
            <w:shd w:val="clear" w:color="000000" w:fill="C0C0C0"/>
            <w:vAlign w:val="center"/>
          </w:tcPr>
          <w:p w14:paraId="454A1B6E"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470B12D1"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630" w:type="dxa"/>
            <w:tcBorders>
              <w:top w:val="nil"/>
              <w:left w:val="nil"/>
              <w:bottom w:val="single" w:sz="4" w:space="0" w:color="auto"/>
              <w:right w:val="single" w:sz="4" w:space="0" w:color="auto"/>
            </w:tcBorders>
            <w:shd w:val="clear" w:color="000000" w:fill="C0C0C0"/>
            <w:vAlign w:val="center"/>
            <w:hideMark/>
          </w:tcPr>
          <w:p w14:paraId="0EDDBD30"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6BAF8512"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4790EAF1"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18FDE3B2"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022AD940"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39</w:t>
            </w:r>
          </w:p>
        </w:tc>
        <w:tc>
          <w:tcPr>
            <w:tcW w:w="1440" w:type="dxa"/>
            <w:tcBorders>
              <w:top w:val="nil"/>
              <w:left w:val="nil"/>
              <w:bottom w:val="single" w:sz="4" w:space="0" w:color="auto"/>
              <w:right w:val="single" w:sz="4" w:space="0" w:color="auto"/>
            </w:tcBorders>
            <w:shd w:val="clear" w:color="000000" w:fill="C0C0C0"/>
            <w:vAlign w:val="center"/>
            <w:hideMark/>
          </w:tcPr>
          <w:p w14:paraId="40DD0B3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7B0357AD"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Servicing Facility</w:t>
            </w:r>
          </w:p>
        </w:tc>
        <w:tc>
          <w:tcPr>
            <w:tcW w:w="1980" w:type="dxa"/>
            <w:tcBorders>
              <w:top w:val="nil"/>
              <w:left w:val="nil"/>
              <w:bottom w:val="single" w:sz="4" w:space="0" w:color="auto"/>
              <w:right w:val="single" w:sz="4" w:space="0" w:color="auto"/>
            </w:tcBorders>
            <w:shd w:val="clear" w:color="000000" w:fill="C0C0C0"/>
            <w:vAlign w:val="center"/>
          </w:tcPr>
          <w:p w14:paraId="4A4788E0"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355ACB1F"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630" w:type="dxa"/>
            <w:tcBorders>
              <w:top w:val="nil"/>
              <w:left w:val="nil"/>
              <w:bottom w:val="single" w:sz="4" w:space="0" w:color="auto"/>
              <w:right w:val="single" w:sz="4" w:space="0" w:color="auto"/>
            </w:tcBorders>
            <w:shd w:val="clear" w:color="000000" w:fill="C0C0C0"/>
            <w:vAlign w:val="center"/>
            <w:hideMark/>
          </w:tcPr>
          <w:p w14:paraId="772F449E"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6B6851DD"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1C197DDA"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151D6D35"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5F14F2C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40</w:t>
            </w:r>
          </w:p>
        </w:tc>
        <w:tc>
          <w:tcPr>
            <w:tcW w:w="1440" w:type="dxa"/>
            <w:tcBorders>
              <w:top w:val="nil"/>
              <w:left w:val="nil"/>
              <w:bottom w:val="single" w:sz="4" w:space="0" w:color="auto"/>
              <w:right w:val="single" w:sz="4" w:space="0" w:color="auto"/>
            </w:tcBorders>
            <w:shd w:val="clear" w:color="000000" w:fill="C0C0C0"/>
            <w:vAlign w:val="center"/>
            <w:hideMark/>
          </w:tcPr>
          <w:p w14:paraId="41B30207"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0B61ADCC"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Bed Status</w:t>
            </w:r>
          </w:p>
        </w:tc>
        <w:tc>
          <w:tcPr>
            <w:tcW w:w="1980" w:type="dxa"/>
            <w:tcBorders>
              <w:top w:val="nil"/>
              <w:left w:val="nil"/>
              <w:bottom w:val="single" w:sz="4" w:space="0" w:color="auto"/>
              <w:right w:val="single" w:sz="4" w:space="0" w:color="auto"/>
            </w:tcBorders>
            <w:shd w:val="clear" w:color="000000" w:fill="C0C0C0"/>
            <w:vAlign w:val="center"/>
          </w:tcPr>
          <w:p w14:paraId="3D552A20"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073DDE40"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630" w:type="dxa"/>
            <w:tcBorders>
              <w:top w:val="nil"/>
              <w:left w:val="nil"/>
              <w:bottom w:val="single" w:sz="4" w:space="0" w:color="auto"/>
              <w:right w:val="single" w:sz="4" w:space="0" w:color="auto"/>
            </w:tcBorders>
            <w:shd w:val="clear" w:color="000000" w:fill="C0C0C0"/>
            <w:vAlign w:val="center"/>
            <w:hideMark/>
          </w:tcPr>
          <w:p w14:paraId="6B8401CF"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424643C2"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1CA23023"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502218B0"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24F35077"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41</w:t>
            </w:r>
          </w:p>
        </w:tc>
        <w:tc>
          <w:tcPr>
            <w:tcW w:w="1440" w:type="dxa"/>
            <w:tcBorders>
              <w:top w:val="nil"/>
              <w:left w:val="nil"/>
              <w:bottom w:val="single" w:sz="4" w:space="0" w:color="auto"/>
              <w:right w:val="single" w:sz="4" w:space="0" w:color="auto"/>
            </w:tcBorders>
            <w:shd w:val="clear" w:color="000000" w:fill="C0C0C0"/>
            <w:vAlign w:val="center"/>
            <w:hideMark/>
          </w:tcPr>
          <w:p w14:paraId="2562A047"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53AB7C5D"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Account Status</w:t>
            </w:r>
          </w:p>
        </w:tc>
        <w:tc>
          <w:tcPr>
            <w:tcW w:w="1980" w:type="dxa"/>
            <w:tcBorders>
              <w:top w:val="nil"/>
              <w:left w:val="nil"/>
              <w:bottom w:val="single" w:sz="4" w:space="0" w:color="auto"/>
              <w:right w:val="single" w:sz="4" w:space="0" w:color="auto"/>
            </w:tcBorders>
            <w:shd w:val="clear" w:color="000000" w:fill="C0C0C0"/>
            <w:vAlign w:val="center"/>
          </w:tcPr>
          <w:p w14:paraId="74CEDAF1"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3EB2439D"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630" w:type="dxa"/>
            <w:tcBorders>
              <w:top w:val="nil"/>
              <w:left w:val="nil"/>
              <w:bottom w:val="single" w:sz="4" w:space="0" w:color="auto"/>
              <w:right w:val="single" w:sz="4" w:space="0" w:color="auto"/>
            </w:tcBorders>
            <w:shd w:val="clear" w:color="000000" w:fill="C0C0C0"/>
            <w:vAlign w:val="center"/>
            <w:hideMark/>
          </w:tcPr>
          <w:p w14:paraId="57D8C5CF"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322985FE"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7E063B6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190D405B" w14:textId="77777777" w:rsidTr="00910EC1">
        <w:trPr>
          <w:trHeight w:val="255"/>
        </w:trPr>
        <w:tc>
          <w:tcPr>
            <w:tcW w:w="967" w:type="dxa"/>
            <w:tcBorders>
              <w:top w:val="nil"/>
              <w:left w:val="double" w:sz="6" w:space="0" w:color="auto"/>
              <w:bottom w:val="single" w:sz="4" w:space="0" w:color="auto"/>
              <w:right w:val="single" w:sz="4" w:space="0" w:color="auto"/>
            </w:tcBorders>
            <w:shd w:val="clear" w:color="auto" w:fill="FFFFFF" w:themeFill="background1"/>
            <w:vAlign w:val="center"/>
            <w:hideMark/>
          </w:tcPr>
          <w:p w14:paraId="471A075B"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42</w:t>
            </w:r>
          </w:p>
        </w:tc>
        <w:tc>
          <w:tcPr>
            <w:tcW w:w="1440" w:type="dxa"/>
            <w:tcBorders>
              <w:top w:val="nil"/>
              <w:left w:val="nil"/>
              <w:bottom w:val="single" w:sz="4" w:space="0" w:color="auto"/>
              <w:right w:val="single" w:sz="4" w:space="0" w:color="auto"/>
            </w:tcBorders>
            <w:shd w:val="clear" w:color="auto" w:fill="FFFFFF" w:themeFill="background1"/>
            <w:vAlign w:val="center"/>
            <w:hideMark/>
          </w:tcPr>
          <w:p w14:paraId="4C990BB8"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26636DA2"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Pending Location</w:t>
            </w:r>
          </w:p>
        </w:tc>
        <w:tc>
          <w:tcPr>
            <w:tcW w:w="1980" w:type="dxa"/>
            <w:tcBorders>
              <w:top w:val="nil"/>
              <w:left w:val="nil"/>
              <w:bottom w:val="single" w:sz="4" w:space="0" w:color="auto"/>
              <w:right w:val="single" w:sz="4" w:space="0" w:color="auto"/>
            </w:tcBorders>
            <w:shd w:val="clear" w:color="auto" w:fill="FFFFFF" w:themeFill="background1"/>
            <w:vAlign w:val="center"/>
          </w:tcPr>
          <w:p w14:paraId="4F71A6E2" w14:textId="4E4E59BC" w:rsidR="005E7342" w:rsidRPr="002A0DEE" w:rsidRDefault="005F29AA" w:rsidP="00910EC1">
            <w:pPr>
              <w:spacing w:after="0" w:line="240" w:lineRule="auto"/>
              <w:jc w:val="center"/>
              <w:rPr>
                <w:rFonts w:ascii="Arial" w:eastAsia="Times New Roman" w:hAnsi="Arial" w:cs="Arial"/>
                <w:sz w:val="16"/>
                <w:szCs w:val="16"/>
              </w:rPr>
            </w:pPr>
            <w:r>
              <w:rPr>
                <w:rFonts w:ascii="Arial" w:hAnsi="Arial" w:cs="Arial"/>
                <w:color w:val="000000"/>
                <w:sz w:val="16"/>
                <w:szCs w:val="16"/>
              </w:rPr>
              <w:t>&lt;IDG Team&gt;</w:t>
            </w: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561C0D6F"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80</w:t>
            </w:r>
          </w:p>
        </w:tc>
        <w:tc>
          <w:tcPr>
            <w:tcW w:w="630" w:type="dxa"/>
            <w:tcBorders>
              <w:top w:val="nil"/>
              <w:left w:val="nil"/>
              <w:bottom w:val="single" w:sz="4" w:space="0" w:color="auto"/>
              <w:right w:val="single" w:sz="4" w:space="0" w:color="auto"/>
            </w:tcBorders>
            <w:shd w:val="clear" w:color="auto" w:fill="FFFFFF" w:themeFill="background1"/>
            <w:vAlign w:val="center"/>
            <w:hideMark/>
          </w:tcPr>
          <w:p w14:paraId="0D3C334B" w14:textId="0F9B8894" w:rsidR="005E7342" w:rsidRPr="00391D8B" w:rsidRDefault="00047555"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160" w:type="dxa"/>
            <w:tcBorders>
              <w:top w:val="nil"/>
              <w:left w:val="nil"/>
              <w:bottom w:val="single" w:sz="4" w:space="0" w:color="auto"/>
              <w:right w:val="single" w:sz="4" w:space="0" w:color="auto"/>
            </w:tcBorders>
            <w:shd w:val="clear" w:color="auto" w:fill="FFFFFF" w:themeFill="background1"/>
            <w:vAlign w:val="center"/>
            <w:hideMark/>
          </w:tcPr>
          <w:p w14:paraId="59888129" w14:textId="3A274A6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auto" w:fill="FFFFFF" w:themeFill="background1"/>
            <w:vAlign w:val="center"/>
            <w:hideMark/>
          </w:tcPr>
          <w:p w14:paraId="64CFF595" w14:textId="1D78B70F" w:rsidR="005E7342" w:rsidRPr="00391D8B" w:rsidRDefault="009F740C" w:rsidP="00910EC1">
            <w:pPr>
              <w:spacing w:after="0" w:line="240" w:lineRule="auto"/>
              <w:rPr>
                <w:rFonts w:ascii="Arial" w:eastAsia="Times New Roman" w:hAnsi="Arial" w:cs="Arial"/>
                <w:sz w:val="16"/>
                <w:szCs w:val="16"/>
              </w:rPr>
            </w:pPr>
            <w:r>
              <w:rPr>
                <w:rFonts w:ascii="Arial" w:eastAsia="Times New Roman" w:hAnsi="Arial" w:cs="Arial"/>
                <w:sz w:val="16"/>
                <w:szCs w:val="16"/>
              </w:rPr>
              <w:t>WellSky</w:t>
            </w:r>
            <w:r w:rsidR="005E7342">
              <w:rPr>
                <w:rFonts w:ascii="Arial" w:eastAsia="Times New Roman" w:hAnsi="Arial" w:cs="Arial"/>
                <w:sz w:val="16"/>
                <w:szCs w:val="16"/>
              </w:rPr>
              <w:t xml:space="preserve"> HHH IDG Team Name. See </w:t>
            </w:r>
            <w:r w:rsidR="005E7342" w:rsidRPr="00CC216F">
              <w:rPr>
                <w:rStyle w:val="Hyperlink"/>
                <w:color w:val="69BBFF" w:themeColor="text2" w:themeTint="66"/>
              </w:rPr>
              <w:fldChar w:fldCharType="begin"/>
            </w:r>
            <w:r w:rsidR="005E7342" w:rsidRPr="00CC216F">
              <w:rPr>
                <w:rStyle w:val="Hyperlink"/>
                <w:color w:val="69BBFF" w:themeColor="text2" w:themeTint="66"/>
              </w:rPr>
              <w:instrText xml:space="preserve"> REF _Ref529194705 \h </w:instrText>
            </w:r>
            <w:r w:rsidR="005E7342" w:rsidRPr="00CC216F">
              <w:rPr>
                <w:rStyle w:val="Hyperlink"/>
                <w:rFonts w:ascii="Arial" w:hAnsi="Arial" w:cs="Arial"/>
                <w:color w:val="69BBFF" w:themeColor="text2" w:themeTint="66"/>
                <w:sz w:val="16"/>
                <w:szCs w:val="16"/>
              </w:rPr>
              <w:instrText xml:space="preserve"> \* MERGEFORMAT </w:instrText>
            </w:r>
            <w:r w:rsidR="005E7342" w:rsidRPr="00CC216F">
              <w:rPr>
                <w:rStyle w:val="Hyperlink"/>
                <w:color w:val="69BBFF" w:themeColor="text2" w:themeTint="66"/>
              </w:rPr>
            </w:r>
            <w:r w:rsidR="005E7342" w:rsidRPr="00CC216F">
              <w:rPr>
                <w:rStyle w:val="Hyperlink"/>
                <w:color w:val="69BBFF" w:themeColor="text2" w:themeTint="66"/>
              </w:rPr>
              <w:fldChar w:fldCharType="separate"/>
            </w:r>
            <w:r w:rsidR="005E7342" w:rsidRPr="00CC216F">
              <w:rPr>
                <w:rStyle w:val="Hyperlink"/>
                <w:rFonts w:ascii="Arial" w:eastAsia="Times New Roman" w:hAnsi="Arial" w:cs="Arial"/>
                <w:color w:val="69BBFF" w:themeColor="text2" w:themeTint="66"/>
                <w:sz w:val="16"/>
                <w:szCs w:val="16"/>
              </w:rPr>
              <w:t xml:space="preserve">Table 2: PV1-42-1: </w:t>
            </w:r>
            <w:r>
              <w:rPr>
                <w:rStyle w:val="Hyperlink"/>
                <w:rFonts w:ascii="Arial" w:eastAsia="Times New Roman" w:hAnsi="Arial" w:cs="Arial"/>
                <w:color w:val="69BBFF" w:themeColor="text2" w:themeTint="66"/>
                <w:sz w:val="16"/>
                <w:szCs w:val="16"/>
              </w:rPr>
              <w:t>WellSky</w:t>
            </w:r>
            <w:r w:rsidR="005E7342" w:rsidRPr="00CC216F">
              <w:rPr>
                <w:rStyle w:val="Hyperlink"/>
                <w:rFonts w:ascii="Arial" w:eastAsia="Times New Roman" w:hAnsi="Arial" w:cs="Arial"/>
                <w:color w:val="69BBFF" w:themeColor="text2" w:themeTint="66"/>
                <w:sz w:val="16"/>
                <w:szCs w:val="16"/>
              </w:rPr>
              <w:t xml:space="preserve"> HHH IDG Teams</w:t>
            </w:r>
            <w:r w:rsidR="005E7342" w:rsidRPr="00CC216F">
              <w:rPr>
                <w:rStyle w:val="Hyperlink"/>
                <w:color w:val="69BBFF" w:themeColor="text2" w:themeTint="66"/>
              </w:rPr>
              <w:fldChar w:fldCharType="end"/>
            </w:r>
          </w:p>
        </w:tc>
      </w:tr>
      <w:tr w:rsidR="005E7342" w:rsidRPr="00391D8B" w14:paraId="3D37F9A3"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2C6A93C3"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43</w:t>
            </w:r>
          </w:p>
        </w:tc>
        <w:tc>
          <w:tcPr>
            <w:tcW w:w="1440" w:type="dxa"/>
            <w:tcBorders>
              <w:top w:val="nil"/>
              <w:left w:val="nil"/>
              <w:bottom w:val="single" w:sz="4" w:space="0" w:color="auto"/>
              <w:right w:val="single" w:sz="4" w:space="0" w:color="auto"/>
            </w:tcBorders>
            <w:shd w:val="clear" w:color="000000" w:fill="C0C0C0"/>
            <w:vAlign w:val="center"/>
            <w:hideMark/>
          </w:tcPr>
          <w:p w14:paraId="0FB37C3B"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73B1957C"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Prior Temporary Location</w:t>
            </w:r>
          </w:p>
        </w:tc>
        <w:tc>
          <w:tcPr>
            <w:tcW w:w="1980" w:type="dxa"/>
            <w:tcBorders>
              <w:top w:val="nil"/>
              <w:left w:val="nil"/>
              <w:bottom w:val="single" w:sz="4" w:space="0" w:color="auto"/>
              <w:right w:val="single" w:sz="4" w:space="0" w:color="auto"/>
            </w:tcBorders>
            <w:shd w:val="clear" w:color="000000" w:fill="C0C0C0"/>
            <w:vAlign w:val="center"/>
          </w:tcPr>
          <w:p w14:paraId="7EC09CC5"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hideMark/>
          </w:tcPr>
          <w:p w14:paraId="3E4B32F8"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80</w:t>
            </w:r>
          </w:p>
        </w:tc>
        <w:tc>
          <w:tcPr>
            <w:tcW w:w="630" w:type="dxa"/>
            <w:tcBorders>
              <w:top w:val="nil"/>
              <w:left w:val="nil"/>
              <w:bottom w:val="single" w:sz="4" w:space="0" w:color="auto"/>
              <w:right w:val="single" w:sz="4" w:space="0" w:color="auto"/>
            </w:tcBorders>
            <w:shd w:val="clear" w:color="000000" w:fill="C0C0C0"/>
            <w:vAlign w:val="center"/>
            <w:hideMark/>
          </w:tcPr>
          <w:p w14:paraId="65EF223E"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22018FAC"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30F18995"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24C54E15" w14:textId="77777777" w:rsidTr="00910EC1">
        <w:trPr>
          <w:trHeight w:val="255"/>
        </w:trPr>
        <w:tc>
          <w:tcPr>
            <w:tcW w:w="967" w:type="dxa"/>
            <w:tcBorders>
              <w:top w:val="nil"/>
              <w:left w:val="double" w:sz="6" w:space="0" w:color="auto"/>
              <w:bottom w:val="single" w:sz="4" w:space="0" w:color="auto"/>
              <w:right w:val="single" w:sz="4" w:space="0" w:color="auto"/>
            </w:tcBorders>
            <w:shd w:val="clear" w:color="auto" w:fill="auto"/>
            <w:vAlign w:val="center"/>
            <w:hideMark/>
          </w:tcPr>
          <w:p w14:paraId="2770BA4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44</w:t>
            </w:r>
          </w:p>
        </w:tc>
        <w:tc>
          <w:tcPr>
            <w:tcW w:w="1440" w:type="dxa"/>
            <w:tcBorders>
              <w:top w:val="nil"/>
              <w:left w:val="nil"/>
              <w:bottom w:val="single" w:sz="4" w:space="0" w:color="auto"/>
              <w:right w:val="single" w:sz="4" w:space="0" w:color="auto"/>
            </w:tcBorders>
            <w:shd w:val="clear" w:color="auto" w:fill="auto"/>
            <w:vAlign w:val="center"/>
            <w:hideMark/>
          </w:tcPr>
          <w:p w14:paraId="2AA639DD"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46069C7D"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Admit Date/Time</w:t>
            </w:r>
          </w:p>
        </w:tc>
        <w:tc>
          <w:tcPr>
            <w:tcW w:w="1980" w:type="dxa"/>
            <w:tcBorders>
              <w:top w:val="nil"/>
              <w:left w:val="nil"/>
              <w:bottom w:val="single" w:sz="4" w:space="0" w:color="auto"/>
              <w:right w:val="single" w:sz="4" w:space="0" w:color="auto"/>
            </w:tcBorders>
            <w:shd w:val="clear" w:color="auto" w:fill="auto"/>
            <w:vAlign w:val="center"/>
          </w:tcPr>
          <w:p w14:paraId="06AE5303"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hideMark/>
          </w:tcPr>
          <w:p w14:paraId="68B34745"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630" w:type="dxa"/>
            <w:tcBorders>
              <w:top w:val="nil"/>
              <w:left w:val="nil"/>
              <w:bottom w:val="single" w:sz="4" w:space="0" w:color="auto"/>
              <w:right w:val="single" w:sz="4" w:space="0" w:color="auto"/>
            </w:tcBorders>
            <w:shd w:val="clear" w:color="auto" w:fill="auto"/>
            <w:vAlign w:val="center"/>
            <w:hideMark/>
          </w:tcPr>
          <w:p w14:paraId="40C21036"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auto"/>
            <w:vAlign w:val="center"/>
            <w:hideMark/>
          </w:tcPr>
          <w:p w14:paraId="6FF4C1E7" w14:textId="77777777" w:rsidR="005E7342" w:rsidRPr="00391D8B"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CCYYMMDDHHMM</w:t>
            </w:r>
            <w:r>
              <w:rPr>
                <w:rFonts w:ascii="Arial" w:eastAsia="Times New Roman" w:hAnsi="Arial" w:cs="Arial"/>
                <w:sz w:val="16"/>
                <w:szCs w:val="16"/>
              </w:rPr>
              <w:t>-ZZZZ</w:t>
            </w:r>
          </w:p>
        </w:tc>
        <w:tc>
          <w:tcPr>
            <w:tcW w:w="2970" w:type="dxa"/>
            <w:tcBorders>
              <w:top w:val="nil"/>
              <w:left w:val="nil"/>
              <w:bottom w:val="single" w:sz="4" w:space="0" w:color="auto"/>
              <w:right w:val="double" w:sz="4" w:space="0" w:color="auto"/>
            </w:tcBorders>
            <w:shd w:val="clear" w:color="auto" w:fill="auto"/>
            <w:vAlign w:val="center"/>
            <w:hideMark/>
          </w:tcPr>
          <w:p w14:paraId="1BBFB667" w14:textId="77777777" w:rsidR="005E7342" w:rsidRPr="00391D8B" w:rsidRDefault="005E7342" w:rsidP="00910EC1">
            <w:pPr>
              <w:spacing w:after="0" w:line="240" w:lineRule="auto"/>
              <w:jc w:val="center"/>
              <w:rPr>
                <w:rFonts w:ascii="Arial" w:eastAsia="Times New Roman" w:hAnsi="Arial" w:cs="Arial"/>
                <w:sz w:val="16"/>
                <w:szCs w:val="16"/>
              </w:rPr>
            </w:pPr>
          </w:p>
        </w:tc>
      </w:tr>
      <w:tr w:rsidR="005E7342" w:rsidRPr="00391D8B" w14:paraId="5AAA903D" w14:textId="77777777" w:rsidTr="00910EC1">
        <w:trPr>
          <w:trHeight w:val="255"/>
        </w:trPr>
        <w:tc>
          <w:tcPr>
            <w:tcW w:w="967" w:type="dxa"/>
            <w:tcBorders>
              <w:top w:val="nil"/>
              <w:left w:val="double" w:sz="6" w:space="0" w:color="auto"/>
              <w:bottom w:val="single" w:sz="4" w:space="0" w:color="auto"/>
              <w:right w:val="single" w:sz="4" w:space="0" w:color="auto"/>
            </w:tcBorders>
            <w:shd w:val="clear" w:color="auto" w:fill="auto"/>
            <w:vAlign w:val="center"/>
            <w:hideMark/>
          </w:tcPr>
          <w:p w14:paraId="40514C1A"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45</w:t>
            </w:r>
          </w:p>
        </w:tc>
        <w:tc>
          <w:tcPr>
            <w:tcW w:w="1440" w:type="dxa"/>
            <w:tcBorders>
              <w:top w:val="nil"/>
              <w:left w:val="nil"/>
              <w:bottom w:val="single" w:sz="4" w:space="0" w:color="auto"/>
              <w:right w:val="single" w:sz="4" w:space="0" w:color="auto"/>
            </w:tcBorders>
            <w:shd w:val="clear" w:color="auto" w:fill="auto"/>
            <w:vAlign w:val="center"/>
            <w:hideMark/>
          </w:tcPr>
          <w:p w14:paraId="09E15E6F"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auto" w:fill="auto"/>
            <w:vAlign w:val="center"/>
            <w:hideMark/>
          </w:tcPr>
          <w:p w14:paraId="25F08BC3"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Discharge Date/Time</w:t>
            </w:r>
          </w:p>
        </w:tc>
        <w:tc>
          <w:tcPr>
            <w:tcW w:w="1980" w:type="dxa"/>
            <w:tcBorders>
              <w:top w:val="nil"/>
              <w:left w:val="nil"/>
              <w:bottom w:val="single" w:sz="4" w:space="0" w:color="auto"/>
              <w:right w:val="single" w:sz="4" w:space="0" w:color="auto"/>
            </w:tcBorders>
            <w:shd w:val="clear" w:color="auto" w:fill="auto"/>
            <w:vAlign w:val="center"/>
          </w:tcPr>
          <w:p w14:paraId="182E7D9A"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auto"/>
            <w:vAlign w:val="center"/>
            <w:hideMark/>
          </w:tcPr>
          <w:p w14:paraId="4A95348B"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630" w:type="dxa"/>
            <w:tcBorders>
              <w:top w:val="nil"/>
              <w:left w:val="nil"/>
              <w:bottom w:val="single" w:sz="4" w:space="0" w:color="auto"/>
              <w:right w:val="single" w:sz="4" w:space="0" w:color="auto"/>
            </w:tcBorders>
            <w:shd w:val="clear" w:color="auto" w:fill="auto"/>
            <w:vAlign w:val="center"/>
            <w:hideMark/>
          </w:tcPr>
          <w:p w14:paraId="590D89CB" w14:textId="30532CB2" w:rsidR="005E7342" w:rsidRPr="00391D8B" w:rsidRDefault="00984C2C"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160" w:type="dxa"/>
            <w:tcBorders>
              <w:top w:val="nil"/>
              <w:left w:val="nil"/>
              <w:bottom w:val="single" w:sz="4" w:space="0" w:color="auto"/>
              <w:right w:val="single" w:sz="4" w:space="0" w:color="auto"/>
            </w:tcBorders>
            <w:shd w:val="clear" w:color="auto" w:fill="auto"/>
            <w:vAlign w:val="center"/>
            <w:hideMark/>
          </w:tcPr>
          <w:p w14:paraId="776C0DA7" w14:textId="77777777" w:rsidR="005E7342" w:rsidRPr="00391D8B" w:rsidRDefault="005E7342" w:rsidP="00910EC1">
            <w:pPr>
              <w:spacing w:after="0" w:line="240" w:lineRule="auto"/>
              <w:rPr>
                <w:rFonts w:ascii="Arial" w:eastAsia="Times New Roman" w:hAnsi="Arial" w:cs="Arial"/>
                <w:sz w:val="16"/>
                <w:szCs w:val="16"/>
              </w:rPr>
            </w:pPr>
            <w:r w:rsidRPr="001618D6">
              <w:rPr>
                <w:rFonts w:ascii="Arial" w:eastAsia="Times New Roman" w:hAnsi="Arial" w:cs="Arial"/>
                <w:sz w:val="16"/>
                <w:szCs w:val="16"/>
              </w:rPr>
              <w:t>CCYYMMDDHHMM</w:t>
            </w:r>
            <w:r>
              <w:rPr>
                <w:rFonts w:ascii="Arial" w:eastAsia="Times New Roman" w:hAnsi="Arial" w:cs="Arial"/>
                <w:sz w:val="16"/>
                <w:szCs w:val="16"/>
              </w:rPr>
              <w:t>-ZZZZ</w:t>
            </w:r>
          </w:p>
        </w:tc>
        <w:tc>
          <w:tcPr>
            <w:tcW w:w="2970" w:type="dxa"/>
            <w:tcBorders>
              <w:top w:val="nil"/>
              <w:left w:val="nil"/>
              <w:bottom w:val="single" w:sz="4" w:space="0" w:color="auto"/>
              <w:right w:val="double" w:sz="4" w:space="0" w:color="auto"/>
            </w:tcBorders>
            <w:shd w:val="clear" w:color="auto" w:fill="auto"/>
            <w:vAlign w:val="center"/>
            <w:hideMark/>
          </w:tcPr>
          <w:p w14:paraId="0754C8DE" w14:textId="5ADAC0B3" w:rsidR="005E7342" w:rsidRPr="00391D8B" w:rsidRDefault="003D4DF5" w:rsidP="00910EC1">
            <w:pPr>
              <w:spacing w:after="0" w:line="240" w:lineRule="auto"/>
              <w:rPr>
                <w:rFonts w:ascii="Arial" w:eastAsia="Times New Roman" w:hAnsi="Arial" w:cs="Arial"/>
                <w:sz w:val="16"/>
                <w:szCs w:val="16"/>
              </w:rPr>
            </w:pPr>
            <w:r>
              <w:rPr>
                <w:rFonts w:ascii="Arial" w:eastAsia="Times New Roman" w:hAnsi="Arial" w:cs="Arial"/>
                <w:sz w:val="16"/>
                <w:szCs w:val="16"/>
              </w:rPr>
              <w:t>Required only for patient discharge (A03). If discharge is due to p</w:t>
            </w:r>
            <w:r w:rsidR="005E7342" w:rsidRPr="00CC216F">
              <w:rPr>
                <w:rFonts w:ascii="Arial" w:eastAsia="Times New Roman" w:hAnsi="Arial" w:cs="Arial"/>
                <w:sz w:val="16"/>
                <w:szCs w:val="16"/>
              </w:rPr>
              <w:t>atient death</w:t>
            </w:r>
            <w:r>
              <w:rPr>
                <w:rFonts w:ascii="Arial" w:eastAsia="Times New Roman" w:hAnsi="Arial" w:cs="Arial"/>
                <w:sz w:val="16"/>
                <w:szCs w:val="16"/>
              </w:rPr>
              <w:t>, d</w:t>
            </w:r>
            <w:r w:rsidR="005E7342" w:rsidRPr="00CC216F">
              <w:rPr>
                <w:rFonts w:ascii="Arial" w:eastAsia="Times New Roman" w:hAnsi="Arial" w:cs="Arial"/>
                <w:sz w:val="16"/>
                <w:szCs w:val="16"/>
              </w:rPr>
              <w:t xml:space="preserve">ischarge </w:t>
            </w:r>
            <w:r>
              <w:rPr>
                <w:rFonts w:ascii="Arial" w:eastAsia="Times New Roman" w:hAnsi="Arial" w:cs="Arial"/>
                <w:sz w:val="16"/>
                <w:szCs w:val="16"/>
              </w:rPr>
              <w:t xml:space="preserve">date will be date of </w:t>
            </w:r>
            <w:r w:rsidR="005E7342" w:rsidRPr="00CC216F">
              <w:rPr>
                <w:rFonts w:ascii="Arial" w:eastAsia="Times New Roman" w:hAnsi="Arial" w:cs="Arial"/>
                <w:sz w:val="16"/>
                <w:szCs w:val="16"/>
              </w:rPr>
              <w:t>patient death.</w:t>
            </w:r>
          </w:p>
        </w:tc>
      </w:tr>
      <w:tr w:rsidR="005E7342" w:rsidRPr="00391D8B" w14:paraId="29DC2F97"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5C6C58B6"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46</w:t>
            </w:r>
          </w:p>
        </w:tc>
        <w:tc>
          <w:tcPr>
            <w:tcW w:w="1440" w:type="dxa"/>
            <w:tcBorders>
              <w:top w:val="nil"/>
              <w:left w:val="nil"/>
              <w:bottom w:val="single" w:sz="4" w:space="0" w:color="auto"/>
              <w:right w:val="single" w:sz="4" w:space="0" w:color="auto"/>
            </w:tcBorders>
            <w:shd w:val="clear" w:color="000000" w:fill="C0C0C0"/>
            <w:vAlign w:val="center"/>
            <w:hideMark/>
          </w:tcPr>
          <w:p w14:paraId="4394352E"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27C8F13E"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Current Patient Balance</w:t>
            </w:r>
          </w:p>
        </w:tc>
        <w:tc>
          <w:tcPr>
            <w:tcW w:w="1980" w:type="dxa"/>
            <w:tcBorders>
              <w:top w:val="nil"/>
              <w:left w:val="nil"/>
              <w:bottom w:val="single" w:sz="4" w:space="0" w:color="auto"/>
              <w:right w:val="single" w:sz="4" w:space="0" w:color="auto"/>
            </w:tcBorders>
            <w:shd w:val="clear" w:color="000000" w:fill="C0C0C0"/>
            <w:vAlign w:val="center"/>
            <w:hideMark/>
          </w:tcPr>
          <w:p w14:paraId="62DB8E98"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1BFA4A77"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630" w:type="dxa"/>
            <w:tcBorders>
              <w:top w:val="nil"/>
              <w:left w:val="nil"/>
              <w:bottom w:val="single" w:sz="4" w:space="0" w:color="auto"/>
              <w:right w:val="single" w:sz="4" w:space="0" w:color="auto"/>
            </w:tcBorders>
            <w:shd w:val="clear" w:color="000000" w:fill="C0C0C0"/>
            <w:vAlign w:val="center"/>
            <w:hideMark/>
          </w:tcPr>
          <w:p w14:paraId="6C078AA0"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785DFC54"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48A62B6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633111A6"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7F1A8287"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47</w:t>
            </w:r>
          </w:p>
        </w:tc>
        <w:tc>
          <w:tcPr>
            <w:tcW w:w="1440" w:type="dxa"/>
            <w:tcBorders>
              <w:top w:val="nil"/>
              <w:left w:val="nil"/>
              <w:bottom w:val="single" w:sz="4" w:space="0" w:color="auto"/>
              <w:right w:val="single" w:sz="4" w:space="0" w:color="auto"/>
            </w:tcBorders>
            <w:shd w:val="clear" w:color="000000" w:fill="C0C0C0"/>
            <w:vAlign w:val="center"/>
            <w:hideMark/>
          </w:tcPr>
          <w:p w14:paraId="370E6A9B"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3F1C9600"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Total Charges</w:t>
            </w:r>
          </w:p>
        </w:tc>
        <w:tc>
          <w:tcPr>
            <w:tcW w:w="1980" w:type="dxa"/>
            <w:tcBorders>
              <w:top w:val="nil"/>
              <w:left w:val="nil"/>
              <w:bottom w:val="single" w:sz="4" w:space="0" w:color="auto"/>
              <w:right w:val="single" w:sz="4" w:space="0" w:color="auto"/>
            </w:tcBorders>
            <w:shd w:val="clear" w:color="000000" w:fill="C0C0C0"/>
            <w:vAlign w:val="center"/>
            <w:hideMark/>
          </w:tcPr>
          <w:p w14:paraId="46B341BC"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65EDAAED"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630" w:type="dxa"/>
            <w:tcBorders>
              <w:top w:val="nil"/>
              <w:left w:val="nil"/>
              <w:bottom w:val="single" w:sz="4" w:space="0" w:color="auto"/>
              <w:right w:val="single" w:sz="4" w:space="0" w:color="auto"/>
            </w:tcBorders>
            <w:shd w:val="clear" w:color="000000" w:fill="C0C0C0"/>
            <w:vAlign w:val="center"/>
            <w:hideMark/>
          </w:tcPr>
          <w:p w14:paraId="69C339EF"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01927EFD"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6C1E585E"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203DBCF2"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6C7EEA4A"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48</w:t>
            </w:r>
          </w:p>
        </w:tc>
        <w:tc>
          <w:tcPr>
            <w:tcW w:w="1440" w:type="dxa"/>
            <w:tcBorders>
              <w:top w:val="nil"/>
              <w:left w:val="nil"/>
              <w:bottom w:val="single" w:sz="4" w:space="0" w:color="auto"/>
              <w:right w:val="single" w:sz="4" w:space="0" w:color="auto"/>
            </w:tcBorders>
            <w:shd w:val="clear" w:color="000000" w:fill="C0C0C0"/>
            <w:vAlign w:val="center"/>
            <w:hideMark/>
          </w:tcPr>
          <w:p w14:paraId="5BEF02AE"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7B46B954"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Total Adjustments</w:t>
            </w:r>
          </w:p>
        </w:tc>
        <w:tc>
          <w:tcPr>
            <w:tcW w:w="1980" w:type="dxa"/>
            <w:tcBorders>
              <w:top w:val="nil"/>
              <w:left w:val="nil"/>
              <w:bottom w:val="single" w:sz="4" w:space="0" w:color="auto"/>
              <w:right w:val="single" w:sz="4" w:space="0" w:color="auto"/>
            </w:tcBorders>
            <w:shd w:val="clear" w:color="000000" w:fill="C0C0C0"/>
            <w:vAlign w:val="center"/>
            <w:hideMark/>
          </w:tcPr>
          <w:p w14:paraId="6340CFD6"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48723C8D"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630" w:type="dxa"/>
            <w:tcBorders>
              <w:top w:val="nil"/>
              <w:left w:val="nil"/>
              <w:bottom w:val="single" w:sz="4" w:space="0" w:color="auto"/>
              <w:right w:val="single" w:sz="4" w:space="0" w:color="auto"/>
            </w:tcBorders>
            <w:shd w:val="clear" w:color="000000" w:fill="C0C0C0"/>
            <w:vAlign w:val="center"/>
            <w:hideMark/>
          </w:tcPr>
          <w:p w14:paraId="6189D812"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00330522"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40588D9E"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360EAF16" w14:textId="77777777" w:rsidTr="00910EC1">
        <w:trPr>
          <w:trHeight w:val="439"/>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7B8649E8"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49</w:t>
            </w:r>
          </w:p>
        </w:tc>
        <w:tc>
          <w:tcPr>
            <w:tcW w:w="1440" w:type="dxa"/>
            <w:tcBorders>
              <w:top w:val="nil"/>
              <w:left w:val="nil"/>
              <w:bottom w:val="single" w:sz="4" w:space="0" w:color="auto"/>
              <w:right w:val="single" w:sz="4" w:space="0" w:color="auto"/>
            </w:tcBorders>
            <w:shd w:val="clear" w:color="000000" w:fill="C0C0C0"/>
            <w:vAlign w:val="center"/>
            <w:hideMark/>
          </w:tcPr>
          <w:p w14:paraId="69CE39BF"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278A46F4"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Total Payments</w:t>
            </w:r>
          </w:p>
        </w:tc>
        <w:tc>
          <w:tcPr>
            <w:tcW w:w="1980" w:type="dxa"/>
            <w:tcBorders>
              <w:top w:val="nil"/>
              <w:left w:val="nil"/>
              <w:bottom w:val="single" w:sz="4" w:space="0" w:color="auto"/>
              <w:right w:val="single" w:sz="4" w:space="0" w:color="auto"/>
            </w:tcBorders>
            <w:shd w:val="clear" w:color="000000" w:fill="C0C0C0"/>
            <w:vAlign w:val="center"/>
            <w:hideMark/>
          </w:tcPr>
          <w:p w14:paraId="7ED0CE10"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2B7E2A55"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12</w:t>
            </w:r>
          </w:p>
        </w:tc>
        <w:tc>
          <w:tcPr>
            <w:tcW w:w="630" w:type="dxa"/>
            <w:tcBorders>
              <w:top w:val="nil"/>
              <w:left w:val="nil"/>
              <w:bottom w:val="single" w:sz="4" w:space="0" w:color="auto"/>
              <w:right w:val="single" w:sz="4" w:space="0" w:color="auto"/>
            </w:tcBorders>
            <w:shd w:val="clear" w:color="000000" w:fill="C0C0C0"/>
            <w:vAlign w:val="center"/>
            <w:hideMark/>
          </w:tcPr>
          <w:p w14:paraId="222AD5B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6055E1B0"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59C001B7"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7F84FADD"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hideMark/>
          </w:tcPr>
          <w:p w14:paraId="6C5F9E28"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50</w:t>
            </w:r>
          </w:p>
        </w:tc>
        <w:tc>
          <w:tcPr>
            <w:tcW w:w="1440" w:type="dxa"/>
            <w:tcBorders>
              <w:top w:val="nil"/>
              <w:left w:val="nil"/>
              <w:bottom w:val="single" w:sz="4" w:space="0" w:color="auto"/>
              <w:right w:val="single" w:sz="4" w:space="0" w:color="auto"/>
            </w:tcBorders>
            <w:shd w:val="clear" w:color="000000" w:fill="C0C0C0"/>
            <w:vAlign w:val="center"/>
            <w:hideMark/>
          </w:tcPr>
          <w:p w14:paraId="2B434318"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nil"/>
              <w:left w:val="nil"/>
              <w:bottom w:val="single" w:sz="4" w:space="0" w:color="auto"/>
              <w:right w:val="single" w:sz="4" w:space="0" w:color="auto"/>
            </w:tcBorders>
            <w:shd w:val="clear" w:color="000000" w:fill="C0C0C0"/>
            <w:vAlign w:val="center"/>
            <w:hideMark/>
          </w:tcPr>
          <w:p w14:paraId="4E71AC2F"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Alternate Visit ID</w:t>
            </w:r>
          </w:p>
        </w:tc>
        <w:tc>
          <w:tcPr>
            <w:tcW w:w="1980" w:type="dxa"/>
            <w:tcBorders>
              <w:top w:val="nil"/>
              <w:left w:val="nil"/>
              <w:bottom w:val="single" w:sz="4" w:space="0" w:color="auto"/>
              <w:right w:val="single" w:sz="4" w:space="0" w:color="auto"/>
            </w:tcBorders>
            <w:shd w:val="clear" w:color="000000" w:fill="C0C0C0"/>
            <w:vAlign w:val="center"/>
            <w:hideMark/>
          </w:tcPr>
          <w:p w14:paraId="79E77750"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nil"/>
              <w:left w:val="nil"/>
              <w:bottom w:val="single" w:sz="4" w:space="0" w:color="auto"/>
              <w:right w:val="single" w:sz="4" w:space="0" w:color="auto"/>
            </w:tcBorders>
            <w:shd w:val="clear" w:color="000000" w:fill="C0C0C0"/>
            <w:vAlign w:val="center"/>
          </w:tcPr>
          <w:p w14:paraId="3FD93C03"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630" w:type="dxa"/>
            <w:tcBorders>
              <w:top w:val="nil"/>
              <w:left w:val="nil"/>
              <w:bottom w:val="single" w:sz="4" w:space="0" w:color="auto"/>
              <w:right w:val="single" w:sz="4" w:space="0" w:color="auto"/>
            </w:tcBorders>
            <w:shd w:val="clear" w:color="000000" w:fill="C0C0C0"/>
            <w:vAlign w:val="center"/>
            <w:hideMark/>
          </w:tcPr>
          <w:p w14:paraId="0BE013FD"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hideMark/>
          </w:tcPr>
          <w:p w14:paraId="2E6B7CAB"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hideMark/>
          </w:tcPr>
          <w:p w14:paraId="6C9A88F4"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r w:rsidR="005E7342" w:rsidRPr="00391D8B" w14:paraId="150C1F81" w14:textId="77777777" w:rsidTr="00910EC1">
        <w:trPr>
          <w:trHeight w:val="255"/>
        </w:trPr>
        <w:tc>
          <w:tcPr>
            <w:tcW w:w="967" w:type="dxa"/>
            <w:tcBorders>
              <w:top w:val="nil"/>
              <w:left w:val="double" w:sz="6" w:space="0" w:color="auto"/>
              <w:bottom w:val="single" w:sz="4" w:space="0" w:color="auto"/>
              <w:right w:val="single" w:sz="4" w:space="0" w:color="auto"/>
            </w:tcBorders>
            <w:shd w:val="clear" w:color="000000" w:fill="C0C0C0"/>
            <w:vAlign w:val="center"/>
          </w:tcPr>
          <w:p w14:paraId="2B98E4CD"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51</w:t>
            </w:r>
          </w:p>
        </w:tc>
        <w:tc>
          <w:tcPr>
            <w:tcW w:w="1440" w:type="dxa"/>
            <w:tcBorders>
              <w:top w:val="nil"/>
              <w:left w:val="nil"/>
              <w:bottom w:val="single" w:sz="4" w:space="0" w:color="auto"/>
              <w:right w:val="single" w:sz="4" w:space="0" w:color="auto"/>
            </w:tcBorders>
            <w:shd w:val="clear" w:color="000000" w:fill="C0C0C0"/>
            <w:vAlign w:val="center"/>
          </w:tcPr>
          <w:p w14:paraId="238E5155" w14:textId="77777777" w:rsidR="005E7342" w:rsidRPr="00391D8B" w:rsidRDefault="005E7342" w:rsidP="00910EC1">
            <w:pPr>
              <w:spacing w:after="0" w:line="240" w:lineRule="auto"/>
              <w:jc w:val="center"/>
              <w:rPr>
                <w:rFonts w:ascii="Arial" w:eastAsia="Times New Roman" w:hAnsi="Arial" w:cs="Arial"/>
                <w:sz w:val="16"/>
                <w:szCs w:val="16"/>
              </w:rPr>
            </w:pPr>
          </w:p>
        </w:tc>
        <w:tc>
          <w:tcPr>
            <w:tcW w:w="2160" w:type="dxa"/>
            <w:tcBorders>
              <w:top w:val="nil"/>
              <w:left w:val="nil"/>
              <w:bottom w:val="single" w:sz="4" w:space="0" w:color="auto"/>
              <w:right w:val="single" w:sz="4" w:space="0" w:color="auto"/>
            </w:tcBorders>
            <w:shd w:val="clear" w:color="000000" w:fill="C0C0C0"/>
            <w:vAlign w:val="center"/>
          </w:tcPr>
          <w:p w14:paraId="25D300F3" w14:textId="77777777" w:rsidR="005E7342" w:rsidRPr="00391D8B" w:rsidRDefault="005E7342" w:rsidP="00910EC1">
            <w:pPr>
              <w:spacing w:after="0" w:line="240" w:lineRule="auto"/>
              <w:rPr>
                <w:rFonts w:ascii="Arial" w:eastAsia="Times New Roman" w:hAnsi="Arial" w:cs="Arial"/>
                <w:sz w:val="16"/>
                <w:szCs w:val="16"/>
              </w:rPr>
            </w:pPr>
            <w:r w:rsidRPr="00391D8B">
              <w:rPr>
                <w:rFonts w:ascii="Arial" w:eastAsia="Times New Roman" w:hAnsi="Arial" w:cs="Arial"/>
                <w:sz w:val="16"/>
                <w:szCs w:val="16"/>
              </w:rPr>
              <w:t>Visit Indicator</w:t>
            </w:r>
          </w:p>
        </w:tc>
        <w:tc>
          <w:tcPr>
            <w:tcW w:w="1980" w:type="dxa"/>
            <w:tcBorders>
              <w:top w:val="nil"/>
              <w:left w:val="nil"/>
              <w:bottom w:val="single" w:sz="4" w:space="0" w:color="auto"/>
              <w:right w:val="single" w:sz="4" w:space="0" w:color="auto"/>
            </w:tcBorders>
            <w:shd w:val="clear" w:color="000000" w:fill="C0C0C0"/>
            <w:vAlign w:val="center"/>
          </w:tcPr>
          <w:p w14:paraId="2AD8204D" w14:textId="77777777" w:rsidR="005E7342" w:rsidRPr="00391D8B"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000000" w:fill="C0C0C0"/>
            <w:vAlign w:val="center"/>
          </w:tcPr>
          <w:p w14:paraId="405C0263"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630" w:type="dxa"/>
            <w:tcBorders>
              <w:top w:val="nil"/>
              <w:left w:val="nil"/>
              <w:bottom w:val="single" w:sz="4" w:space="0" w:color="auto"/>
              <w:right w:val="single" w:sz="4" w:space="0" w:color="auto"/>
            </w:tcBorders>
            <w:shd w:val="clear" w:color="000000" w:fill="C0C0C0"/>
            <w:vAlign w:val="center"/>
          </w:tcPr>
          <w:p w14:paraId="24D476B2"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160" w:type="dxa"/>
            <w:tcBorders>
              <w:top w:val="nil"/>
              <w:left w:val="nil"/>
              <w:bottom w:val="single" w:sz="4" w:space="0" w:color="auto"/>
              <w:right w:val="single" w:sz="4" w:space="0" w:color="auto"/>
            </w:tcBorders>
            <w:shd w:val="clear" w:color="000000" w:fill="C0C0C0"/>
            <w:vAlign w:val="center"/>
          </w:tcPr>
          <w:p w14:paraId="05DA3F45"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nil"/>
              <w:left w:val="nil"/>
              <w:bottom w:val="single" w:sz="4" w:space="0" w:color="auto"/>
              <w:right w:val="double" w:sz="4" w:space="0" w:color="auto"/>
            </w:tcBorders>
            <w:shd w:val="clear" w:color="000000" w:fill="C0C0C0"/>
            <w:vAlign w:val="center"/>
          </w:tcPr>
          <w:p w14:paraId="20B9DAD0" w14:textId="77777777" w:rsidR="005E7342" w:rsidRPr="00391D8B" w:rsidRDefault="005E7342" w:rsidP="00910EC1">
            <w:pPr>
              <w:spacing w:after="0" w:line="240" w:lineRule="auto"/>
              <w:rPr>
                <w:rFonts w:ascii="Arial" w:eastAsia="Times New Roman" w:hAnsi="Arial" w:cs="Arial"/>
                <w:sz w:val="16"/>
                <w:szCs w:val="16"/>
              </w:rPr>
            </w:pPr>
          </w:p>
        </w:tc>
      </w:tr>
      <w:tr w:rsidR="005E7342" w:rsidRPr="00391D8B" w14:paraId="64C3BE50" w14:textId="77777777" w:rsidTr="00910EC1">
        <w:trPr>
          <w:trHeight w:val="255"/>
        </w:trPr>
        <w:tc>
          <w:tcPr>
            <w:tcW w:w="967" w:type="dxa"/>
            <w:tcBorders>
              <w:top w:val="single" w:sz="4" w:space="0" w:color="auto"/>
              <w:left w:val="double" w:sz="6" w:space="0" w:color="auto"/>
              <w:bottom w:val="double" w:sz="4" w:space="0" w:color="auto"/>
              <w:right w:val="single" w:sz="4" w:space="0" w:color="auto"/>
            </w:tcBorders>
            <w:shd w:val="clear" w:color="000000" w:fill="C0C0C0"/>
            <w:vAlign w:val="center"/>
            <w:hideMark/>
          </w:tcPr>
          <w:p w14:paraId="0D214559"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52</w:t>
            </w:r>
          </w:p>
        </w:tc>
        <w:tc>
          <w:tcPr>
            <w:tcW w:w="1440" w:type="dxa"/>
            <w:tcBorders>
              <w:top w:val="single" w:sz="4" w:space="0" w:color="auto"/>
              <w:left w:val="nil"/>
              <w:bottom w:val="double" w:sz="4" w:space="0" w:color="auto"/>
              <w:right w:val="single" w:sz="4" w:space="0" w:color="auto"/>
            </w:tcBorders>
            <w:shd w:val="clear" w:color="000000" w:fill="C0C0C0"/>
            <w:vAlign w:val="center"/>
            <w:hideMark/>
          </w:tcPr>
          <w:p w14:paraId="506E249F"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2160" w:type="dxa"/>
            <w:tcBorders>
              <w:top w:val="single" w:sz="4" w:space="0" w:color="auto"/>
              <w:left w:val="nil"/>
              <w:bottom w:val="double" w:sz="4" w:space="0" w:color="auto"/>
              <w:right w:val="single" w:sz="4" w:space="0" w:color="auto"/>
            </w:tcBorders>
            <w:shd w:val="clear" w:color="000000" w:fill="C0C0C0"/>
            <w:vAlign w:val="center"/>
            <w:hideMark/>
          </w:tcPr>
          <w:p w14:paraId="2C7FD7EE" w14:textId="77777777" w:rsidR="005E7342" w:rsidRPr="00391D8B"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Other Healthcare Provider</w:t>
            </w:r>
          </w:p>
        </w:tc>
        <w:tc>
          <w:tcPr>
            <w:tcW w:w="1980" w:type="dxa"/>
            <w:tcBorders>
              <w:top w:val="single" w:sz="4" w:space="0" w:color="auto"/>
              <w:left w:val="nil"/>
              <w:bottom w:val="double" w:sz="4" w:space="0" w:color="auto"/>
              <w:right w:val="single" w:sz="4" w:space="0" w:color="auto"/>
            </w:tcBorders>
            <w:shd w:val="clear" w:color="000000" w:fill="C0C0C0"/>
            <w:vAlign w:val="center"/>
            <w:hideMark/>
          </w:tcPr>
          <w:p w14:paraId="3F8B9C14"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c>
          <w:tcPr>
            <w:tcW w:w="540" w:type="dxa"/>
            <w:tcBorders>
              <w:top w:val="single" w:sz="4" w:space="0" w:color="auto"/>
              <w:left w:val="nil"/>
              <w:bottom w:val="double" w:sz="4" w:space="0" w:color="auto"/>
              <w:right w:val="single" w:sz="4" w:space="0" w:color="auto"/>
            </w:tcBorders>
            <w:shd w:val="clear" w:color="000000" w:fill="C0C0C0"/>
            <w:vAlign w:val="center"/>
          </w:tcPr>
          <w:p w14:paraId="69EF8434" w14:textId="77777777" w:rsidR="005E7342" w:rsidRPr="00391D8B"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250</w:t>
            </w:r>
          </w:p>
        </w:tc>
        <w:tc>
          <w:tcPr>
            <w:tcW w:w="630" w:type="dxa"/>
            <w:tcBorders>
              <w:top w:val="single" w:sz="4" w:space="0" w:color="auto"/>
              <w:left w:val="nil"/>
              <w:bottom w:val="double" w:sz="4" w:space="0" w:color="auto"/>
              <w:right w:val="single" w:sz="4" w:space="0" w:color="auto"/>
            </w:tcBorders>
            <w:shd w:val="clear" w:color="000000" w:fill="C0C0C0"/>
            <w:vAlign w:val="center"/>
            <w:hideMark/>
          </w:tcPr>
          <w:p w14:paraId="24AFB009"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N</w:t>
            </w:r>
          </w:p>
        </w:tc>
        <w:tc>
          <w:tcPr>
            <w:tcW w:w="2160" w:type="dxa"/>
            <w:tcBorders>
              <w:top w:val="single" w:sz="4" w:space="0" w:color="auto"/>
              <w:left w:val="nil"/>
              <w:bottom w:val="double" w:sz="4" w:space="0" w:color="auto"/>
              <w:right w:val="single" w:sz="4" w:space="0" w:color="auto"/>
            </w:tcBorders>
            <w:shd w:val="clear" w:color="000000" w:fill="C0C0C0"/>
            <w:vAlign w:val="center"/>
            <w:hideMark/>
          </w:tcPr>
          <w:p w14:paraId="03010764" w14:textId="77777777" w:rsidR="005E7342" w:rsidRPr="00391D8B" w:rsidRDefault="005E7342" w:rsidP="00910EC1">
            <w:pPr>
              <w:spacing w:after="0" w:line="240" w:lineRule="auto"/>
              <w:rPr>
                <w:rFonts w:ascii="Arial" w:eastAsia="Times New Roman" w:hAnsi="Arial" w:cs="Arial"/>
                <w:sz w:val="16"/>
                <w:szCs w:val="16"/>
              </w:rPr>
            </w:pPr>
          </w:p>
        </w:tc>
        <w:tc>
          <w:tcPr>
            <w:tcW w:w="2970" w:type="dxa"/>
            <w:tcBorders>
              <w:top w:val="single" w:sz="4" w:space="0" w:color="auto"/>
              <w:left w:val="nil"/>
              <w:bottom w:val="double" w:sz="4" w:space="0" w:color="auto"/>
              <w:right w:val="double" w:sz="4" w:space="0" w:color="auto"/>
            </w:tcBorders>
            <w:shd w:val="clear" w:color="000000" w:fill="C0C0C0"/>
            <w:vAlign w:val="center"/>
            <w:hideMark/>
          </w:tcPr>
          <w:p w14:paraId="59852AB1" w14:textId="77777777" w:rsidR="005E7342" w:rsidRPr="00391D8B" w:rsidRDefault="005E7342" w:rsidP="00910EC1">
            <w:pPr>
              <w:spacing w:after="0" w:line="240" w:lineRule="auto"/>
              <w:jc w:val="center"/>
              <w:rPr>
                <w:rFonts w:ascii="Arial" w:eastAsia="Times New Roman" w:hAnsi="Arial" w:cs="Arial"/>
                <w:sz w:val="16"/>
                <w:szCs w:val="16"/>
              </w:rPr>
            </w:pPr>
            <w:r w:rsidRPr="00391D8B">
              <w:rPr>
                <w:rFonts w:ascii="Arial" w:eastAsia="Times New Roman" w:hAnsi="Arial" w:cs="Arial"/>
                <w:sz w:val="16"/>
                <w:szCs w:val="16"/>
              </w:rPr>
              <w:t> </w:t>
            </w:r>
          </w:p>
        </w:tc>
      </w:tr>
    </w:tbl>
    <w:p w14:paraId="4468F720" w14:textId="77777777" w:rsidR="005E7342" w:rsidRDefault="005E7342" w:rsidP="00046D4C"/>
    <w:p w14:paraId="09DD6E54" w14:textId="77777777" w:rsidR="005E7342" w:rsidRDefault="005E7342" w:rsidP="005E7342">
      <w:pPr>
        <w:rPr>
          <w:rFonts w:asciiTheme="majorHAnsi" w:eastAsiaTheme="majorEastAsia" w:hAnsiTheme="majorHAnsi" w:cstheme="majorBidi"/>
          <w:color w:val="175D90" w:themeColor="accent1" w:themeShade="7F"/>
          <w:sz w:val="24"/>
          <w:szCs w:val="24"/>
        </w:rPr>
      </w:pPr>
      <w:r>
        <w:br w:type="page"/>
      </w:r>
    </w:p>
    <w:p w14:paraId="0188AB16" w14:textId="73A38C4F" w:rsidR="005E7342" w:rsidRDefault="005E7342" w:rsidP="005E7342">
      <w:pPr>
        <w:pStyle w:val="Heading4"/>
      </w:pPr>
      <w:bookmarkStart w:id="278" w:name="Table1_PV1_3_6_Facility_Type_Codes"/>
      <w:r>
        <w:lastRenderedPageBreak/>
        <w:t xml:space="preserve">Table 1: PV1-3-6: </w:t>
      </w:r>
      <w:r w:rsidR="009F740C">
        <w:t>WellSky</w:t>
      </w:r>
      <w:r>
        <w:t xml:space="preserve"> HHH Facility Type Codes</w:t>
      </w:r>
      <w:bookmarkEnd w:id="278"/>
      <w:r>
        <w:br/>
      </w:r>
    </w:p>
    <w:tbl>
      <w:tblPr>
        <w:tblW w:w="4545" w:type="dxa"/>
        <w:tblLook w:val="04A0" w:firstRow="1" w:lastRow="0" w:firstColumn="1" w:lastColumn="0" w:noHBand="0" w:noVBand="1"/>
      </w:tblPr>
      <w:tblGrid>
        <w:gridCol w:w="1811"/>
        <w:gridCol w:w="2734"/>
      </w:tblGrid>
      <w:tr w:rsidR="00603068" w:rsidRPr="00BF1034" w14:paraId="7C7B941D" w14:textId="77777777" w:rsidTr="001C6F28">
        <w:trPr>
          <w:trHeight w:val="315"/>
        </w:trPr>
        <w:tc>
          <w:tcPr>
            <w:tcW w:w="4545"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180B6F" w14:textId="167D2DD4" w:rsidR="00603068" w:rsidRPr="00CC216F" w:rsidRDefault="00603068" w:rsidP="00910EC1">
            <w:pPr>
              <w:spacing w:after="0" w:line="240" w:lineRule="auto"/>
              <w:jc w:val="center"/>
              <w:rPr>
                <w:rFonts w:ascii="Arial" w:eastAsia="Times New Roman" w:hAnsi="Arial" w:cs="Arial"/>
                <w:b/>
                <w:bCs/>
                <w:color w:val="000000"/>
                <w:sz w:val="18"/>
                <w:szCs w:val="18"/>
              </w:rPr>
            </w:pPr>
            <w:bookmarkStart w:id="279" w:name="_Hlk475491"/>
            <w:r>
              <w:rPr>
                <w:rFonts w:ascii="Arial" w:eastAsia="Times New Roman" w:hAnsi="Arial" w:cs="Arial"/>
                <w:b/>
                <w:bCs/>
                <w:color w:val="000000"/>
                <w:sz w:val="18"/>
                <w:szCs w:val="18"/>
              </w:rPr>
              <w:t>WellSky</w:t>
            </w:r>
            <w:r w:rsidRPr="00CC216F">
              <w:rPr>
                <w:rFonts w:ascii="Arial" w:eastAsia="Times New Roman" w:hAnsi="Arial" w:cs="Arial"/>
                <w:b/>
                <w:bCs/>
                <w:color w:val="000000"/>
                <w:sz w:val="18"/>
                <w:szCs w:val="18"/>
              </w:rPr>
              <w:t xml:space="preserve"> HHH Facility Type</w:t>
            </w:r>
            <w:r>
              <w:rPr>
                <w:rFonts w:ascii="Arial" w:eastAsia="Times New Roman" w:hAnsi="Arial" w:cs="Arial"/>
                <w:b/>
                <w:bCs/>
                <w:color w:val="000000"/>
                <w:sz w:val="18"/>
                <w:szCs w:val="18"/>
              </w:rPr>
              <w:t xml:space="preserve"> Codes</w:t>
            </w:r>
          </w:p>
        </w:tc>
      </w:tr>
      <w:tr w:rsidR="00603068" w:rsidRPr="00BF1034" w14:paraId="635890FA" w14:textId="77777777" w:rsidTr="00603068">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2BEE0C68" w14:textId="77777777" w:rsidR="00603068" w:rsidRPr="00CC216F" w:rsidRDefault="00603068" w:rsidP="00910EC1">
            <w:pPr>
              <w:spacing w:after="0" w:line="240" w:lineRule="auto"/>
              <w:jc w:val="center"/>
              <w:rPr>
                <w:rFonts w:ascii="Arial" w:eastAsia="Times New Roman" w:hAnsi="Arial" w:cs="Arial"/>
                <w:b/>
                <w:bCs/>
                <w:color w:val="000000"/>
                <w:sz w:val="18"/>
                <w:szCs w:val="18"/>
              </w:rPr>
            </w:pPr>
            <w:r>
              <w:rPr>
                <w:rFonts w:ascii="Arial" w:eastAsia="Times New Roman" w:hAnsi="Arial" w:cs="Arial"/>
                <w:b/>
                <w:bCs/>
                <w:color w:val="000000"/>
                <w:sz w:val="18"/>
                <w:szCs w:val="18"/>
              </w:rPr>
              <w:t>Facility Type Code</w:t>
            </w:r>
          </w:p>
        </w:tc>
        <w:tc>
          <w:tcPr>
            <w:tcW w:w="2734" w:type="dxa"/>
            <w:tcBorders>
              <w:top w:val="nil"/>
              <w:left w:val="nil"/>
              <w:bottom w:val="single" w:sz="8" w:space="0" w:color="auto"/>
              <w:right w:val="single" w:sz="8" w:space="0" w:color="auto"/>
            </w:tcBorders>
            <w:shd w:val="clear" w:color="auto" w:fill="auto"/>
            <w:noWrap/>
            <w:vAlign w:val="center"/>
            <w:hideMark/>
          </w:tcPr>
          <w:p w14:paraId="665EAC99" w14:textId="77777777" w:rsidR="00603068" w:rsidRPr="00CC216F" w:rsidRDefault="00603068" w:rsidP="00910EC1">
            <w:pPr>
              <w:spacing w:after="0" w:line="240" w:lineRule="auto"/>
              <w:jc w:val="center"/>
              <w:rPr>
                <w:rFonts w:ascii="Arial" w:eastAsia="Times New Roman" w:hAnsi="Arial" w:cs="Arial"/>
                <w:b/>
                <w:bCs/>
                <w:color w:val="000000"/>
                <w:sz w:val="18"/>
                <w:szCs w:val="18"/>
              </w:rPr>
            </w:pPr>
            <w:r w:rsidRPr="00CC216F">
              <w:rPr>
                <w:rFonts w:ascii="Arial" w:eastAsia="Times New Roman" w:hAnsi="Arial" w:cs="Arial"/>
                <w:b/>
                <w:bCs/>
                <w:color w:val="000000"/>
                <w:sz w:val="18"/>
                <w:szCs w:val="18"/>
              </w:rPr>
              <w:t>FacilityType</w:t>
            </w:r>
          </w:p>
        </w:tc>
      </w:tr>
      <w:tr w:rsidR="00603068" w:rsidRPr="00BF1034" w14:paraId="22925AD4" w14:textId="77777777" w:rsidTr="00603068">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57BEB9C2" w14:textId="77777777" w:rsidR="00603068" w:rsidRPr="00CC216F" w:rsidRDefault="00603068" w:rsidP="00910EC1">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1</w:t>
            </w:r>
          </w:p>
        </w:tc>
        <w:tc>
          <w:tcPr>
            <w:tcW w:w="2734" w:type="dxa"/>
            <w:tcBorders>
              <w:top w:val="nil"/>
              <w:left w:val="nil"/>
              <w:bottom w:val="single" w:sz="8" w:space="0" w:color="auto"/>
              <w:right w:val="single" w:sz="8" w:space="0" w:color="auto"/>
            </w:tcBorders>
            <w:shd w:val="clear" w:color="auto" w:fill="auto"/>
            <w:noWrap/>
            <w:vAlign w:val="center"/>
            <w:hideMark/>
          </w:tcPr>
          <w:p w14:paraId="4AE939BE" w14:textId="77777777" w:rsidR="00603068" w:rsidRPr="00CC216F" w:rsidRDefault="00603068" w:rsidP="00910EC1">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Home</w:t>
            </w:r>
          </w:p>
        </w:tc>
      </w:tr>
      <w:tr w:rsidR="00603068" w:rsidRPr="00BF1034" w14:paraId="02771BCA" w14:textId="77777777" w:rsidTr="00603068">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63B34C5B" w14:textId="77777777" w:rsidR="00603068" w:rsidRPr="00CC216F" w:rsidRDefault="00603068" w:rsidP="00910EC1">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2</w:t>
            </w:r>
          </w:p>
        </w:tc>
        <w:tc>
          <w:tcPr>
            <w:tcW w:w="2734" w:type="dxa"/>
            <w:tcBorders>
              <w:top w:val="nil"/>
              <w:left w:val="nil"/>
              <w:bottom w:val="single" w:sz="8" w:space="0" w:color="auto"/>
              <w:right w:val="single" w:sz="8" w:space="0" w:color="auto"/>
            </w:tcBorders>
            <w:shd w:val="clear" w:color="auto" w:fill="auto"/>
            <w:noWrap/>
            <w:vAlign w:val="center"/>
            <w:hideMark/>
          </w:tcPr>
          <w:p w14:paraId="70853AFD" w14:textId="77777777" w:rsidR="00603068" w:rsidRPr="00CC216F" w:rsidRDefault="00603068" w:rsidP="00910EC1">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Hospital</w:t>
            </w:r>
          </w:p>
        </w:tc>
      </w:tr>
      <w:tr w:rsidR="00603068" w:rsidRPr="00BF1034" w14:paraId="50802CA6" w14:textId="77777777" w:rsidTr="00603068">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2E71D439" w14:textId="77777777" w:rsidR="00603068" w:rsidRPr="00CC216F" w:rsidRDefault="00603068" w:rsidP="00910EC1">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3</w:t>
            </w:r>
          </w:p>
        </w:tc>
        <w:tc>
          <w:tcPr>
            <w:tcW w:w="2734" w:type="dxa"/>
            <w:tcBorders>
              <w:top w:val="nil"/>
              <w:left w:val="nil"/>
              <w:bottom w:val="single" w:sz="8" w:space="0" w:color="auto"/>
              <w:right w:val="single" w:sz="8" w:space="0" w:color="auto"/>
            </w:tcBorders>
            <w:shd w:val="clear" w:color="auto" w:fill="auto"/>
            <w:noWrap/>
            <w:vAlign w:val="center"/>
            <w:hideMark/>
          </w:tcPr>
          <w:p w14:paraId="5FE75F41" w14:textId="77777777" w:rsidR="00603068" w:rsidRPr="00CC216F" w:rsidRDefault="00603068" w:rsidP="00910EC1">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Funeral Home</w:t>
            </w:r>
          </w:p>
        </w:tc>
      </w:tr>
      <w:tr w:rsidR="00603068" w:rsidRPr="00BF1034" w14:paraId="23AF270B" w14:textId="77777777" w:rsidTr="00603068">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603DC9A0" w14:textId="77777777" w:rsidR="00603068" w:rsidRPr="00CC216F" w:rsidRDefault="00603068" w:rsidP="00910EC1">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4</w:t>
            </w:r>
          </w:p>
        </w:tc>
        <w:tc>
          <w:tcPr>
            <w:tcW w:w="2734" w:type="dxa"/>
            <w:tcBorders>
              <w:top w:val="nil"/>
              <w:left w:val="nil"/>
              <w:bottom w:val="single" w:sz="8" w:space="0" w:color="auto"/>
              <w:right w:val="single" w:sz="8" w:space="0" w:color="auto"/>
            </w:tcBorders>
            <w:shd w:val="clear" w:color="auto" w:fill="auto"/>
            <w:noWrap/>
            <w:vAlign w:val="center"/>
            <w:hideMark/>
          </w:tcPr>
          <w:p w14:paraId="3D6CD97D" w14:textId="77777777" w:rsidR="00603068" w:rsidRPr="00CC216F" w:rsidRDefault="00603068" w:rsidP="00910EC1">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Physician Office</w:t>
            </w:r>
          </w:p>
        </w:tc>
      </w:tr>
      <w:tr w:rsidR="00603068" w:rsidRPr="00BF1034" w14:paraId="05A12974" w14:textId="77777777" w:rsidTr="00603068">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1179A1D9" w14:textId="77777777" w:rsidR="00603068" w:rsidRPr="00CC216F" w:rsidRDefault="00603068" w:rsidP="00910EC1">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5</w:t>
            </w:r>
          </w:p>
        </w:tc>
        <w:tc>
          <w:tcPr>
            <w:tcW w:w="2734" w:type="dxa"/>
            <w:tcBorders>
              <w:top w:val="nil"/>
              <w:left w:val="nil"/>
              <w:bottom w:val="single" w:sz="8" w:space="0" w:color="auto"/>
              <w:right w:val="single" w:sz="8" w:space="0" w:color="auto"/>
            </w:tcBorders>
            <w:shd w:val="clear" w:color="auto" w:fill="auto"/>
            <w:noWrap/>
            <w:vAlign w:val="center"/>
            <w:hideMark/>
          </w:tcPr>
          <w:p w14:paraId="0242B4F0" w14:textId="77777777" w:rsidR="00603068" w:rsidRPr="00CC216F" w:rsidRDefault="00603068" w:rsidP="00910EC1">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Hospice</w:t>
            </w:r>
          </w:p>
        </w:tc>
      </w:tr>
      <w:tr w:rsidR="00603068" w:rsidRPr="00BF1034" w14:paraId="4ACE5A70" w14:textId="77777777" w:rsidTr="00603068">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12C00423" w14:textId="77777777" w:rsidR="00603068" w:rsidRPr="00CC216F" w:rsidRDefault="00603068" w:rsidP="00910EC1">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6</w:t>
            </w:r>
          </w:p>
        </w:tc>
        <w:tc>
          <w:tcPr>
            <w:tcW w:w="2734" w:type="dxa"/>
            <w:tcBorders>
              <w:top w:val="nil"/>
              <w:left w:val="nil"/>
              <w:bottom w:val="single" w:sz="8" w:space="0" w:color="auto"/>
              <w:right w:val="single" w:sz="8" w:space="0" w:color="auto"/>
            </w:tcBorders>
            <w:shd w:val="clear" w:color="auto" w:fill="auto"/>
            <w:noWrap/>
            <w:vAlign w:val="center"/>
            <w:hideMark/>
          </w:tcPr>
          <w:p w14:paraId="6B6B60A5" w14:textId="77777777" w:rsidR="00603068" w:rsidRPr="00CC216F" w:rsidRDefault="00603068" w:rsidP="00910EC1">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Pharmacy</w:t>
            </w:r>
          </w:p>
        </w:tc>
      </w:tr>
      <w:tr w:rsidR="00603068" w:rsidRPr="00BF1034" w14:paraId="7BCD4799" w14:textId="77777777" w:rsidTr="00603068">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6970538D" w14:textId="77777777" w:rsidR="00603068" w:rsidRPr="00CC216F" w:rsidRDefault="00603068" w:rsidP="00910EC1">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7</w:t>
            </w:r>
          </w:p>
        </w:tc>
        <w:tc>
          <w:tcPr>
            <w:tcW w:w="2734" w:type="dxa"/>
            <w:tcBorders>
              <w:top w:val="nil"/>
              <w:left w:val="nil"/>
              <w:bottom w:val="single" w:sz="8" w:space="0" w:color="auto"/>
              <w:right w:val="single" w:sz="8" w:space="0" w:color="auto"/>
            </w:tcBorders>
            <w:shd w:val="clear" w:color="auto" w:fill="auto"/>
            <w:noWrap/>
            <w:vAlign w:val="center"/>
            <w:hideMark/>
          </w:tcPr>
          <w:p w14:paraId="15423266" w14:textId="77777777" w:rsidR="00603068" w:rsidRPr="00CC216F" w:rsidRDefault="00603068" w:rsidP="00910EC1">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LTC or Non-skilled Nursing (NF)</w:t>
            </w:r>
          </w:p>
        </w:tc>
      </w:tr>
      <w:tr w:rsidR="00603068" w:rsidRPr="00BF1034" w14:paraId="197DD144" w14:textId="77777777" w:rsidTr="00603068">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0D40B21F" w14:textId="77777777" w:rsidR="00603068" w:rsidRPr="00CC216F" w:rsidRDefault="00603068" w:rsidP="00910EC1">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8</w:t>
            </w:r>
          </w:p>
        </w:tc>
        <w:tc>
          <w:tcPr>
            <w:tcW w:w="2734" w:type="dxa"/>
            <w:tcBorders>
              <w:top w:val="nil"/>
              <w:left w:val="nil"/>
              <w:bottom w:val="single" w:sz="8" w:space="0" w:color="auto"/>
              <w:right w:val="single" w:sz="8" w:space="0" w:color="auto"/>
            </w:tcBorders>
            <w:shd w:val="clear" w:color="auto" w:fill="auto"/>
            <w:noWrap/>
            <w:vAlign w:val="center"/>
            <w:hideMark/>
          </w:tcPr>
          <w:p w14:paraId="05FDF45B" w14:textId="77777777" w:rsidR="00603068" w:rsidRPr="00CC216F" w:rsidRDefault="00603068" w:rsidP="00910EC1">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Skilled Nursing Facility (SNF)</w:t>
            </w:r>
          </w:p>
        </w:tc>
      </w:tr>
      <w:tr w:rsidR="00603068" w:rsidRPr="00BF1034" w14:paraId="5FC80F3F" w14:textId="77777777" w:rsidTr="00603068">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0AD1CA70" w14:textId="77777777" w:rsidR="00603068" w:rsidRPr="00CC216F" w:rsidRDefault="00603068" w:rsidP="00910EC1">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10</w:t>
            </w:r>
          </w:p>
        </w:tc>
        <w:tc>
          <w:tcPr>
            <w:tcW w:w="2734" w:type="dxa"/>
            <w:tcBorders>
              <w:top w:val="nil"/>
              <w:left w:val="nil"/>
              <w:bottom w:val="single" w:sz="8" w:space="0" w:color="auto"/>
              <w:right w:val="single" w:sz="8" w:space="0" w:color="auto"/>
            </w:tcBorders>
            <w:shd w:val="clear" w:color="auto" w:fill="auto"/>
            <w:noWrap/>
            <w:vAlign w:val="center"/>
            <w:hideMark/>
          </w:tcPr>
          <w:p w14:paraId="2D4FEF06" w14:textId="77777777" w:rsidR="00603068" w:rsidRPr="00CC216F" w:rsidRDefault="00603068" w:rsidP="00910EC1">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Other</w:t>
            </w:r>
          </w:p>
        </w:tc>
      </w:tr>
      <w:tr w:rsidR="00603068" w:rsidRPr="00BF1034" w14:paraId="14C95D82" w14:textId="77777777" w:rsidTr="00603068">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18FDE032" w14:textId="77777777" w:rsidR="00603068" w:rsidRPr="00CC216F" w:rsidRDefault="00603068" w:rsidP="00910EC1">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11</w:t>
            </w:r>
          </w:p>
        </w:tc>
        <w:tc>
          <w:tcPr>
            <w:tcW w:w="2734" w:type="dxa"/>
            <w:tcBorders>
              <w:top w:val="nil"/>
              <w:left w:val="nil"/>
              <w:bottom w:val="single" w:sz="8" w:space="0" w:color="auto"/>
              <w:right w:val="single" w:sz="8" w:space="0" w:color="auto"/>
            </w:tcBorders>
            <w:shd w:val="clear" w:color="auto" w:fill="auto"/>
            <w:noWrap/>
            <w:vAlign w:val="center"/>
            <w:hideMark/>
          </w:tcPr>
          <w:p w14:paraId="5E8E9EC0" w14:textId="77777777" w:rsidR="00603068" w:rsidRPr="00CC216F" w:rsidRDefault="00603068" w:rsidP="00910EC1">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Home Health Agency</w:t>
            </w:r>
          </w:p>
        </w:tc>
      </w:tr>
      <w:tr w:rsidR="00603068" w:rsidRPr="00BF1034" w14:paraId="3B77DC4B" w14:textId="77777777" w:rsidTr="00603068">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0C15074A" w14:textId="77777777" w:rsidR="00603068" w:rsidRPr="00CC216F" w:rsidRDefault="00603068" w:rsidP="00910EC1">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12</w:t>
            </w:r>
          </w:p>
        </w:tc>
        <w:tc>
          <w:tcPr>
            <w:tcW w:w="2734" w:type="dxa"/>
            <w:tcBorders>
              <w:top w:val="nil"/>
              <w:left w:val="nil"/>
              <w:bottom w:val="single" w:sz="8" w:space="0" w:color="auto"/>
              <w:right w:val="single" w:sz="8" w:space="0" w:color="auto"/>
            </w:tcBorders>
            <w:shd w:val="clear" w:color="auto" w:fill="auto"/>
            <w:noWrap/>
            <w:vAlign w:val="center"/>
            <w:hideMark/>
          </w:tcPr>
          <w:p w14:paraId="1DC56B2A" w14:textId="77777777" w:rsidR="00603068" w:rsidRPr="00CC216F" w:rsidRDefault="00603068" w:rsidP="00910EC1">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Assisted Living Facility</w:t>
            </w:r>
          </w:p>
        </w:tc>
      </w:tr>
      <w:tr w:rsidR="00603068" w:rsidRPr="00BF1034" w14:paraId="7AD5998F" w14:textId="77777777" w:rsidTr="00603068">
        <w:trPr>
          <w:trHeight w:val="315"/>
        </w:trPr>
        <w:tc>
          <w:tcPr>
            <w:tcW w:w="1811" w:type="dxa"/>
            <w:tcBorders>
              <w:top w:val="nil"/>
              <w:left w:val="single" w:sz="8" w:space="0" w:color="auto"/>
              <w:bottom w:val="single" w:sz="8" w:space="0" w:color="auto"/>
              <w:right w:val="single" w:sz="8" w:space="0" w:color="auto"/>
            </w:tcBorders>
            <w:shd w:val="clear" w:color="auto" w:fill="auto"/>
            <w:noWrap/>
            <w:vAlign w:val="center"/>
            <w:hideMark/>
          </w:tcPr>
          <w:p w14:paraId="004AF168" w14:textId="77777777" w:rsidR="00603068" w:rsidRPr="00CC216F" w:rsidRDefault="00603068" w:rsidP="00910EC1">
            <w:pPr>
              <w:spacing w:after="0" w:line="240" w:lineRule="auto"/>
              <w:jc w:val="center"/>
              <w:rPr>
                <w:rFonts w:ascii="Arial" w:eastAsia="Times New Roman" w:hAnsi="Arial" w:cs="Arial"/>
                <w:color w:val="000000"/>
                <w:sz w:val="18"/>
                <w:szCs w:val="18"/>
              </w:rPr>
            </w:pPr>
            <w:r w:rsidRPr="00CC216F">
              <w:rPr>
                <w:rFonts w:ascii="Arial" w:eastAsia="Times New Roman" w:hAnsi="Arial" w:cs="Arial"/>
                <w:color w:val="000000"/>
                <w:sz w:val="18"/>
                <w:szCs w:val="18"/>
              </w:rPr>
              <w:t>13</w:t>
            </w:r>
          </w:p>
        </w:tc>
        <w:tc>
          <w:tcPr>
            <w:tcW w:w="2734" w:type="dxa"/>
            <w:tcBorders>
              <w:top w:val="nil"/>
              <w:left w:val="nil"/>
              <w:bottom w:val="single" w:sz="8" w:space="0" w:color="auto"/>
              <w:right w:val="single" w:sz="8" w:space="0" w:color="auto"/>
            </w:tcBorders>
            <w:shd w:val="clear" w:color="auto" w:fill="auto"/>
            <w:noWrap/>
            <w:vAlign w:val="center"/>
            <w:hideMark/>
          </w:tcPr>
          <w:p w14:paraId="561BD32F" w14:textId="77777777" w:rsidR="00603068" w:rsidRPr="00CC216F" w:rsidRDefault="00603068" w:rsidP="00910EC1">
            <w:pPr>
              <w:spacing w:after="0" w:line="240" w:lineRule="auto"/>
              <w:rPr>
                <w:rFonts w:ascii="Arial" w:eastAsia="Times New Roman" w:hAnsi="Arial" w:cs="Arial"/>
                <w:color w:val="000000"/>
                <w:sz w:val="18"/>
                <w:szCs w:val="18"/>
              </w:rPr>
            </w:pPr>
            <w:r w:rsidRPr="00CC216F">
              <w:rPr>
                <w:rFonts w:ascii="Arial" w:eastAsia="Times New Roman" w:hAnsi="Arial" w:cs="Arial"/>
                <w:color w:val="000000"/>
                <w:sz w:val="18"/>
                <w:szCs w:val="18"/>
              </w:rPr>
              <w:t>Inpatient Psychiatric Facility</w:t>
            </w:r>
          </w:p>
        </w:tc>
      </w:tr>
      <w:bookmarkEnd w:id="279"/>
    </w:tbl>
    <w:p w14:paraId="6F7109BE" w14:textId="77777777" w:rsidR="005E7342" w:rsidRDefault="005E7342" w:rsidP="005E7342"/>
    <w:p w14:paraId="5E8FB588" w14:textId="3AC672DE" w:rsidR="005E7342" w:rsidRDefault="005E7342" w:rsidP="005E7342">
      <w:pPr>
        <w:rPr>
          <w:rFonts w:ascii="Arial" w:hAnsi="Arial" w:cs="Arial"/>
        </w:rPr>
      </w:pPr>
      <w:bookmarkStart w:id="280" w:name="_Hlk475504"/>
      <w:r>
        <w:rPr>
          <w:rFonts w:ascii="Arial" w:hAnsi="Arial" w:cs="Arial"/>
        </w:rPr>
        <w:t xml:space="preserve">This table enumerates the set of values (“Facility Type Code” column) that </w:t>
      </w:r>
      <w:r w:rsidR="009F740C">
        <w:rPr>
          <w:rFonts w:ascii="Arial" w:hAnsi="Arial" w:cs="Arial"/>
        </w:rPr>
        <w:t>WellSky</w:t>
      </w:r>
      <w:r>
        <w:rPr>
          <w:rFonts w:ascii="Arial" w:hAnsi="Arial" w:cs="Arial"/>
        </w:rPr>
        <w:t xml:space="preserve"> HHH will send in PV1-3-6.</w:t>
      </w:r>
    </w:p>
    <w:bookmarkEnd w:id="280"/>
    <w:p w14:paraId="4A3417D2" w14:textId="77777777" w:rsidR="005E7342" w:rsidRDefault="005E7342" w:rsidP="005E7342">
      <w:pPr>
        <w:rPr>
          <w:rFonts w:ascii="Arial" w:hAnsi="Arial" w:cs="Arial"/>
        </w:rPr>
      </w:pPr>
      <w:r>
        <w:rPr>
          <w:rFonts w:ascii="Arial" w:hAnsi="Arial" w:cs="Arial"/>
        </w:rPr>
        <w:br w:type="page"/>
      </w:r>
    </w:p>
    <w:p w14:paraId="4B829EF7" w14:textId="04CF46A3" w:rsidR="005E7342" w:rsidRPr="002A2778" w:rsidRDefault="005E7342" w:rsidP="005E7342">
      <w:pPr>
        <w:pStyle w:val="Heading4"/>
      </w:pPr>
      <w:bookmarkStart w:id="281" w:name="_Ref529194705"/>
      <w:r>
        <w:lastRenderedPageBreak/>
        <w:t xml:space="preserve">Table 2: PV1-42-1: </w:t>
      </w:r>
      <w:r w:rsidR="009F740C">
        <w:t>WellSky</w:t>
      </w:r>
      <w:r>
        <w:t xml:space="preserve"> HHH IDG Teams</w:t>
      </w:r>
      <w:bookmarkEnd w:id="281"/>
    </w:p>
    <w:p w14:paraId="6D19551A" w14:textId="77777777" w:rsidR="005E7342" w:rsidRDefault="005E7342" w:rsidP="005E7342"/>
    <w:tbl>
      <w:tblPr>
        <w:tblW w:w="7735" w:type="dxa"/>
        <w:tblLook w:val="04A0" w:firstRow="1" w:lastRow="0" w:firstColumn="1" w:lastColumn="0" w:noHBand="0" w:noVBand="1"/>
      </w:tblPr>
      <w:tblGrid>
        <w:gridCol w:w="1795"/>
        <w:gridCol w:w="1710"/>
        <w:gridCol w:w="4230"/>
      </w:tblGrid>
      <w:tr w:rsidR="005E7342" w:rsidRPr="002A2778" w14:paraId="566BF31C" w14:textId="77777777" w:rsidTr="00910EC1">
        <w:trPr>
          <w:trHeight w:val="300"/>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2AB72" w14:textId="77777777" w:rsidR="005E7342" w:rsidRPr="002A2778" w:rsidRDefault="005E7342" w:rsidP="00910EC1">
            <w:pPr>
              <w:spacing w:after="0" w:line="240" w:lineRule="auto"/>
              <w:jc w:val="center"/>
              <w:rPr>
                <w:rFonts w:ascii="Calibri" w:eastAsia="Times New Roman" w:hAnsi="Calibri" w:cs="Calibri"/>
                <w:b/>
                <w:bCs/>
                <w:color w:val="000000"/>
              </w:rPr>
            </w:pPr>
            <w:r w:rsidRPr="002A2778">
              <w:rPr>
                <w:rFonts w:ascii="Calibri" w:eastAsia="Times New Roman" w:hAnsi="Calibri" w:cs="Calibri"/>
                <w:b/>
                <w:bCs/>
                <w:color w:val="000000"/>
              </w:rPr>
              <w:t>IDG Team Key</w:t>
            </w:r>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35D82EEC" w14:textId="77777777" w:rsidR="005E7342" w:rsidRPr="002A2778" w:rsidRDefault="005E7342" w:rsidP="00910EC1">
            <w:pPr>
              <w:spacing w:after="0" w:line="240" w:lineRule="auto"/>
              <w:jc w:val="center"/>
              <w:rPr>
                <w:rFonts w:ascii="Calibri" w:eastAsia="Times New Roman" w:hAnsi="Calibri" w:cs="Calibri"/>
                <w:b/>
                <w:bCs/>
                <w:color w:val="000000"/>
              </w:rPr>
            </w:pPr>
            <w:r w:rsidRPr="002A2778">
              <w:rPr>
                <w:rFonts w:ascii="Calibri" w:eastAsia="Times New Roman" w:hAnsi="Calibri" w:cs="Calibri"/>
                <w:b/>
                <w:bCs/>
                <w:color w:val="000000"/>
              </w:rPr>
              <w:t>IDG Team Name</w:t>
            </w:r>
          </w:p>
        </w:tc>
        <w:tc>
          <w:tcPr>
            <w:tcW w:w="4230" w:type="dxa"/>
            <w:tcBorders>
              <w:top w:val="single" w:sz="4" w:space="0" w:color="auto"/>
              <w:left w:val="nil"/>
              <w:bottom w:val="single" w:sz="4" w:space="0" w:color="auto"/>
              <w:right w:val="single" w:sz="4" w:space="0" w:color="auto"/>
            </w:tcBorders>
            <w:shd w:val="clear" w:color="auto" w:fill="auto"/>
            <w:noWrap/>
            <w:vAlign w:val="bottom"/>
            <w:hideMark/>
          </w:tcPr>
          <w:p w14:paraId="418CECF9" w14:textId="77777777" w:rsidR="005E7342" w:rsidRPr="002A2778" w:rsidRDefault="005E7342" w:rsidP="00910EC1">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Comments</w:t>
            </w:r>
          </w:p>
        </w:tc>
      </w:tr>
      <w:tr w:rsidR="005E7342" w:rsidRPr="002A2778" w14:paraId="1503C2D9"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065A4D2C"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0</w:t>
            </w:r>
          </w:p>
        </w:tc>
        <w:tc>
          <w:tcPr>
            <w:tcW w:w="1710" w:type="dxa"/>
            <w:tcBorders>
              <w:top w:val="nil"/>
              <w:left w:val="nil"/>
              <w:bottom w:val="single" w:sz="4" w:space="0" w:color="auto"/>
              <w:right w:val="single" w:sz="4" w:space="0" w:color="auto"/>
            </w:tcBorders>
            <w:shd w:val="clear" w:color="auto" w:fill="auto"/>
            <w:noWrap/>
            <w:vAlign w:val="bottom"/>
            <w:hideMark/>
          </w:tcPr>
          <w:p w14:paraId="514F35D9"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N/A</w:t>
            </w:r>
          </w:p>
        </w:tc>
        <w:tc>
          <w:tcPr>
            <w:tcW w:w="4230" w:type="dxa"/>
            <w:tcBorders>
              <w:top w:val="nil"/>
              <w:left w:val="nil"/>
              <w:bottom w:val="single" w:sz="4" w:space="0" w:color="auto"/>
              <w:right w:val="single" w:sz="4" w:space="0" w:color="auto"/>
            </w:tcBorders>
            <w:shd w:val="clear" w:color="auto" w:fill="auto"/>
            <w:noWrap/>
            <w:vAlign w:val="bottom"/>
            <w:hideMark/>
          </w:tcPr>
          <w:p w14:paraId="66D1ADC1"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5CB039A6"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C56AA5D"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w:t>
            </w:r>
          </w:p>
        </w:tc>
        <w:tc>
          <w:tcPr>
            <w:tcW w:w="1710" w:type="dxa"/>
            <w:tcBorders>
              <w:top w:val="nil"/>
              <w:left w:val="nil"/>
              <w:bottom w:val="single" w:sz="4" w:space="0" w:color="auto"/>
              <w:right w:val="single" w:sz="4" w:space="0" w:color="auto"/>
            </w:tcBorders>
            <w:shd w:val="clear" w:color="auto" w:fill="auto"/>
            <w:noWrap/>
            <w:vAlign w:val="bottom"/>
            <w:hideMark/>
          </w:tcPr>
          <w:p w14:paraId="33D2A015"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A</w:t>
            </w:r>
          </w:p>
        </w:tc>
        <w:tc>
          <w:tcPr>
            <w:tcW w:w="4230" w:type="dxa"/>
            <w:tcBorders>
              <w:top w:val="nil"/>
              <w:left w:val="nil"/>
              <w:bottom w:val="single" w:sz="4" w:space="0" w:color="auto"/>
              <w:right w:val="single" w:sz="4" w:space="0" w:color="auto"/>
            </w:tcBorders>
            <w:shd w:val="clear" w:color="auto" w:fill="auto"/>
            <w:noWrap/>
            <w:vAlign w:val="bottom"/>
            <w:hideMark/>
          </w:tcPr>
          <w:p w14:paraId="3254077E"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1815951D"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6FA07D14"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20</w:t>
            </w:r>
          </w:p>
        </w:tc>
        <w:tc>
          <w:tcPr>
            <w:tcW w:w="1710" w:type="dxa"/>
            <w:tcBorders>
              <w:top w:val="nil"/>
              <w:left w:val="nil"/>
              <w:bottom w:val="single" w:sz="4" w:space="0" w:color="auto"/>
              <w:right w:val="single" w:sz="4" w:space="0" w:color="auto"/>
            </w:tcBorders>
            <w:shd w:val="clear" w:color="auto" w:fill="auto"/>
            <w:noWrap/>
            <w:vAlign w:val="bottom"/>
            <w:hideMark/>
          </w:tcPr>
          <w:p w14:paraId="7AEB580E"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B</w:t>
            </w:r>
          </w:p>
        </w:tc>
        <w:tc>
          <w:tcPr>
            <w:tcW w:w="4230" w:type="dxa"/>
            <w:tcBorders>
              <w:top w:val="nil"/>
              <w:left w:val="nil"/>
              <w:bottom w:val="single" w:sz="4" w:space="0" w:color="auto"/>
              <w:right w:val="single" w:sz="4" w:space="0" w:color="auto"/>
            </w:tcBorders>
            <w:shd w:val="clear" w:color="auto" w:fill="auto"/>
            <w:noWrap/>
            <w:vAlign w:val="bottom"/>
            <w:hideMark/>
          </w:tcPr>
          <w:p w14:paraId="319E1197"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13EA3183"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0F064969"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30</w:t>
            </w:r>
          </w:p>
        </w:tc>
        <w:tc>
          <w:tcPr>
            <w:tcW w:w="1710" w:type="dxa"/>
            <w:tcBorders>
              <w:top w:val="nil"/>
              <w:left w:val="nil"/>
              <w:bottom w:val="single" w:sz="4" w:space="0" w:color="auto"/>
              <w:right w:val="single" w:sz="4" w:space="0" w:color="auto"/>
            </w:tcBorders>
            <w:shd w:val="clear" w:color="auto" w:fill="auto"/>
            <w:noWrap/>
            <w:vAlign w:val="bottom"/>
            <w:hideMark/>
          </w:tcPr>
          <w:p w14:paraId="7F3B0CBE"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C</w:t>
            </w:r>
          </w:p>
        </w:tc>
        <w:tc>
          <w:tcPr>
            <w:tcW w:w="4230" w:type="dxa"/>
            <w:tcBorders>
              <w:top w:val="nil"/>
              <w:left w:val="nil"/>
              <w:bottom w:val="single" w:sz="4" w:space="0" w:color="auto"/>
              <w:right w:val="single" w:sz="4" w:space="0" w:color="auto"/>
            </w:tcBorders>
            <w:shd w:val="clear" w:color="auto" w:fill="auto"/>
            <w:noWrap/>
            <w:vAlign w:val="bottom"/>
            <w:hideMark/>
          </w:tcPr>
          <w:p w14:paraId="1764DFCB"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1A0ACD83"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1A7A1C00"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40</w:t>
            </w:r>
          </w:p>
        </w:tc>
        <w:tc>
          <w:tcPr>
            <w:tcW w:w="1710" w:type="dxa"/>
            <w:tcBorders>
              <w:top w:val="nil"/>
              <w:left w:val="nil"/>
              <w:bottom w:val="single" w:sz="4" w:space="0" w:color="auto"/>
              <w:right w:val="single" w:sz="4" w:space="0" w:color="auto"/>
            </w:tcBorders>
            <w:shd w:val="clear" w:color="auto" w:fill="auto"/>
            <w:noWrap/>
            <w:vAlign w:val="bottom"/>
            <w:hideMark/>
          </w:tcPr>
          <w:p w14:paraId="5990E252"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D</w:t>
            </w:r>
          </w:p>
        </w:tc>
        <w:tc>
          <w:tcPr>
            <w:tcW w:w="4230" w:type="dxa"/>
            <w:tcBorders>
              <w:top w:val="nil"/>
              <w:left w:val="nil"/>
              <w:bottom w:val="single" w:sz="4" w:space="0" w:color="auto"/>
              <w:right w:val="single" w:sz="4" w:space="0" w:color="auto"/>
            </w:tcBorders>
            <w:shd w:val="clear" w:color="auto" w:fill="auto"/>
            <w:noWrap/>
            <w:vAlign w:val="bottom"/>
            <w:hideMark/>
          </w:tcPr>
          <w:p w14:paraId="26475814"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38028108"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B7AD0B1"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50</w:t>
            </w:r>
          </w:p>
        </w:tc>
        <w:tc>
          <w:tcPr>
            <w:tcW w:w="1710" w:type="dxa"/>
            <w:tcBorders>
              <w:top w:val="nil"/>
              <w:left w:val="nil"/>
              <w:bottom w:val="single" w:sz="4" w:space="0" w:color="auto"/>
              <w:right w:val="single" w:sz="4" w:space="0" w:color="auto"/>
            </w:tcBorders>
            <w:shd w:val="clear" w:color="auto" w:fill="auto"/>
            <w:noWrap/>
            <w:vAlign w:val="bottom"/>
            <w:hideMark/>
          </w:tcPr>
          <w:p w14:paraId="21A4CF53"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E</w:t>
            </w:r>
          </w:p>
        </w:tc>
        <w:tc>
          <w:tcPr>
            <w:tcW w:w="4230" w:type="dxa"/>
            <w:tcBorders>
              <w:top w:val="nil"/>
              <w:left w:val="nil"/>
              <w:bottom w:val="single" w:sz="4" w:space="0" w:color="auto"/>
              <w:right w:val="single" w:sz="4" w:space="0" w:color="auto"/>
            </w:tcBorders>
            <w:shd w:val="clear" w:color="auto" w:fill="auto"/>
            <w:noWrap/>
            <w:vAlign w:val="bottom"/>
            <w:hideMark/>
          </w:tcPr>
          <w:p w14:paraId="4AB25F65"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553EF81C"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531CD37E"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60</w:t>
            </w:r>
          </w:p>
        </w:tc>
        <w:tc>
          <w:tcPr>
            <w:tcW w:w="1710" w:type="dxa"/>
            <w:tcBorders>
              <w:top w:val="nil"/>
              <w:left w:val="nil"/>
              <w:bottom w:val="single" w:sz="4" w:space="0" w:color="auto"/>
              <w:right w:val="single" w:sz="4" w:space="0" w:color="auto"/>
            </w:tcBorders>
            <w:shd w:val="clear" w:color="auto" w:fill="auto"/>
            <w:noWrap/>
            <w:vAlign w:val="bottom"/>
            <w:hideMark/>
          </w:tcPr>
          <w:p w14:paraId="13EA5C79"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F</w:t>
            </w:r>
          </w:p>
        </w:tc>
        <w:tc>
          <w:tcPr>
            <w:tcW w:w="4230" w:type="dxa"/>
            <w:tcBorders>
              <w:top w:val="nil"/>
              <w:left w:val="nil"/>
              <w:bottom w:val="single" w:sz="4" w:space="0" w:color="auto"/>
              <w:right w:val="single" w:sz="4" w:space="0" w:color="auto"/>
            </w:tcBorders>
            <w:shd w:val="clear" w:color="auto" w:fill="auto"/>
            <w:noWrap/>
            <w:vAlign w:val="bottom"/>
            <w:hideMark/>
          </w:tcPr>
          <w:p w14:paraId="20EA3D50"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78C48CDB"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6BC1200A"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70</w:t>
            </w:r>
          </w:p>
        </w:tc>
        <w:tc>
          <w:tcPr>
            <w:tcW w:w="1710" w:type="dxa"/>
            <w:tcBorders>
              <w:top w:val="nil"/>
              <w:left w:val="nil"/>
              <w:bottom w:val="single" w:sz="4" w:space="0" w:color="auto"/>
              <w:right w:val="single" w:sz="4" w:space="0" w:color="auto"/>
            </w:tcBorders>
            <w:shd w:val="clear" w:color="auto" w:fill="auto"/>
            <w:noWrap/>
            <w:vAlign w:val="bottom"/>
            <w:hideMark/>
          </w:tcPr>
          <w:p w14:paraId="6AF6FF9D"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G</w:t>
            </w:r>
          </w:p>
        </w:tc>
        <w:tc>
          <w:tcPr>
            <w:tcW w:w="4230" w:type="dxa"/>
            <w:tcBorders>
              <w:top w:val="nil"/>
              <w:left w:val="nil"/>
              <w:bottom w:val="single" w:sz="4" w:space="0" w:color="auto"/>
              <w:right w:val="single" w:sz="4" w:space="0" w:color="auto"/>
            </w:tcBorders>
            <w:shd w:val="clear" w:color="auto" w:fill="auto"/>
            <w:noWrap/>
            <w:vAlign w:val="bottom"/>
            <w:hideMark/>
          </w:tcPr>
          <w:p w14:paraId="20B91E1A"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0C2D5C02"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75C9D5A"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80</w:t>
            </w:r>
          </w:p>
        </w:tc>
        <w:tc>
          <w:tcPr>
            <w:tcW w:w="1710" w:type="dxa"/>
            <w:tcBorders>
              <w:top w:val="nil"/>
              <w:left w:val="nil"/>
              <w:bottom w:val="single" w:sz="4" w:space="0" w:color="auto"/>
              <w:right w:val="single" w:sz="4" w:space="0" w:color="auto"/>
            </w:tcBorders>
            <w:shd w:val="clear" w:color="auto" w:fill="auto"/>
            <w:noWrap/>
            <w:vAlign w:val="bottom"/>
            <w:hideMark/>
          </w:tcPr>
          <w:p w14:paraId="270D5FD6"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H</w:t>
            </w:r>
          </w:p>
        </w:tc>
        <w:tc>
          <w:tcPr>
            <w:tcW w:w="4230" w:type="dxa"/>
            <w:tcBorders>
              <w:top w:val="nil"/>
              <w:left w:val="nil"/>
              <w:bottom w:val="single" w:sz="4" w:space="0" w:color="auto"/>
              <w:right w:val="single" w:sz="4" w:space="0" w:color="auto"/>
            </w:tcBorders>
            <w:shd w:val="clear" w:color="auto" w:fill="auto"/>
            <w:noWrap/>
            <w:vAlign w:val="bottom"/>
            <w:hideMark/>
          </w:tcPr>
          <w:p w14:paraId="47225BED"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1440AD3F"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32F6216"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90</w:t>
            </w:r>
          </w:p>
        </w:tc>
        <w:tc>
          <w:tcPr>
            <w:tcW w:w="1710" w:type="dxa"/>
            <w:tcBorders>
              <w:top w:val="nil"/>
              <w:left w:val="nil"/>
              <w:bottom w:val="single" w:sz="4" w:space="0" w:color="auto"/>
              <w:right w:val="single" w:sz="4" w:space="0" w:color="auto"/>
            </w:tcBorders>
            <w:shd w:val="clear" w:color="auto" w:fill="auto"/>
            <w:noWrap/>
            <w:vAlign w:val="bottom"/>
            <w:hideMark/>
          </w:tcPr>
          <w:p w14:paraId="0BD2CA06"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I</w:t>
            </w:r>
          </w:p>
        </w:tc>
        <w:tc>
          <w:tcPr>
            <w:tcW w:w="4230" w:type="dxa"/>
            <w:tcBorders>
              <w:top w:val="nil"/>
              <w:left w:val="nil"/>
              <w:bottom w:val="single" w:sz="4" w:space="0" w:color="auto"/>
              <w:right w:val="single" w:sz="4" w:space="0" w:color="auto"/>
            </w:tcBorders>
            <w:shd w:val="clear" w:color="auto" w:fill="auto"/>
            <w:noWrap/>
            <w:vAlign w:val="bottom"/>
            <w:hideMark/>
          </w:tcPr>
          <w:p w14:paraId="309D0E77"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57F3E934"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1042FE57"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100</w:t>
            </w:r>
          </w:p>
        </w:tc>
        <w:tc>
          <w:tcPr>
            <w:tcW w:w="1710" w:type="dxa"/>
            <w:tcBorders>
              <w:top w:val="nil"/>
              <w:left w:val="nil"/>
              <w:bottom w:val="single" w:sz="4" w:space="0" w:color="auto"/>
              <w:right w:val="single" w:sz="4" w:space="0" w:color="auto"/>
            </w:tcBorders>
            <w:shd w:val="clear" w:color="auto" w:fill="auto"/>
            <w:noWrap/>
            <w:vAlign w:val="bottom"/>
            <w:hideMark/>
          </w:tcPr>
          <w:p w14:paraId="752408C6"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J</w:t>
            </w:r>
          </w:p>
        </w:tc>
        <w:tc>
          <w:tcPr>
            <w:tcW w:w="4230" w:type="dxa"/>
            <w:tcBorders>
              <w:top w:val="nil"/>
              <w:left w:val="nil"/>
              <w:bottom w:val="single" w:sz="4" w:space="0" w:color="auto"/>
              <w:right w:val="single" w:sz="4" w:space="0" w:color="auto"/>
            </w:tcBorders>
            <w:shd w:val="clear" w:color="auto" w:fill="auto"/>
            <w:noWrap/>
            <w:vAlign w:val="bottom"/>
            <w:hideMark/>
          </w:tcPr>
          <w:p w14:paraId="0271847A"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0A9D1C49"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346422A"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101</w:t>
            </w:r>
          </w:p>
        </w:tc>
        <w:tc>
          <w:tcPr>
            <w:tcW w:w="1710" w:type="dxa"/>
            <w:tcBorders>
              <w:top w:val="nil"/>
              <w:left w:val="nil"/>
              <w:bottom w:val="single" w:sz="4" w:space="0" w:color="auto"/>
              <w:right w:val="single" w:sz="4" w:space="0" w:color="auto"/>
            </w:tcBorders>
            <w:shd w:val="clear" w:color="auto" w:fill="auto"/>
            <w:noWrap/>
            <w:vAlign w:val="bottom"/>
            <w:hideMark/>
          </w:tcPr>
          <w:p w14:paraId="796520AB"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K</w:t>
            </w:r>
          </w:p>
        </w:tc>
        <w:tc>
          <w:tcPr>
            <w:tcW w:w="4230" w:type="dxa"/>
            <w:tcBorders>
              <w:top w:val="nil"/>
              <w:left w:val="nil"/>
              <w:bottom w:val="single" w:sz="4" w:space="0" w:color="auto"/>
              <w:right w:val="single" w:sz="4" w:space="0" w:color="auto"/>
            </w:tcBorders>
            <w:shd w:val="clear" w:color="auto" w:fill="auto"/>
            <w:noWrap/>
            <w:vAlign w:val="bottom"/>
            <w:hideMark/>
          </w:tcPr>
          <w:p w14:paraId="37A3310A"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6348FC4C"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852D338"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102</w:t>
            </w:r>
          </w:p>
        </w:tc>
        <w:tc>
          <w:tcPr>
            <w:tcW w:w="1710" w:type="dxa"/>
            <w:tcBorders>
              <w:top w:val="nil"/>
              <w:left w:val="nil"/>
              <w:bottom w:val="single" w:sz="4" w:space="0" w:color="auto"/>
              <w:right w:val="single" w:sz="4" w:space="0" w:color="auto"/>
            </w:tcBorders>
            <w:shd w:val="clear" w:color="auto" w:fill="auto"/>
            <w:noWrap/>
            <w:vAlign w:val="bottom"/>
            <w:hideMark/>
          </w:tcPr>
          <w:p w14:paraId="2C7DD5C0"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L</w:t>
            </w:r>
          </w:p>
        </w:tc>
        <w:tc>
          <w:tcPr>
            <w:tcW w:w="4230" w:type="dxa"/>
            <w:tcBorders>
              <w:top w:val="nil"/>
              <w:left w:val="nil"/>
              <w:bottom w:val="single" w:sz="4" w:space="0" w:color="auto"/>
              <w:right w:val="single" w:sz="4" w:space="0" w:color="auto"/>
            </w:tcBorders>
            <w:shd w:val="clear" w:color="auto" w:fill="auto"/>
            <w:noWrap/>
            <w:vAlign w:val="bottom"/>
            <w:hideMark/>
          </w:tcPr>
          <w:p w14:paraId="727DE862"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4C596139"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0203E3D4"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103</w:t>
            </w:r>
          </w:p>
        </w:tc>
        <w:tc>
          <w:tcPr>
            <w:tcW w:w="1710" w:type="dxa"/>
            <w:tcBorders>
              <w:top w:val="nil"/>
              <w:left w:val="nil"/>
              <w:bottom w:val="single" w:sz="4" w:space="0" w:color="auto"/>
              <w:right w:val="single" w:sz="4" w:space="0" w:color="auto"/>
            </w:tcBorders>
            <w:shd w:val="clear" w:color="auto" w:fill="auto"/>
            <w:noWrap/>
            <w:vAlign w:val="bottom"/>
            <w:hideMark/>
          </w:tcPr>
          <w:p w14:paraId="6A47E4ED"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M</w:t>
            </w:r>
          </w:p>
        </w:tc>
        <w:tc>
          <w:tcPr>
            <w:tcW w:w="4230" w:type="dxa"/>
            <w:tcBorders>
              <w:top w:val="nil"/>
              <w:left w:val="nil"/>
              <w:bottom w:val="single" w:sz="4" w:space="0" w:color="auto"/>
              <w:right w:val="single" w:sz="4" w:space="0" w:color="auto"/>
            </w:tcBorders>
            <w:shd w:val="clear" w:color="auto" w:fill="auto"/>
            <w:noWrap/>
            <w:vAlign w:val="bottom"/>
            <w:hideMark/>
          </w:tcPr>
          <w:p w14:paraId="632638AE"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7C5A3C0D"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1BF3A4C5"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104</w:t>
            </w:r>
          </w:p>
        </w:tc>
        <w:tc>
          <w:tcPr>
            <w:tcW w:w="1710" w:type="dxa"/>
            <w:tcBorders>
              <w:top w:val="nil"/>
              <w:left w:val="nil"/>
              <w:bottom w:val="single" w:sz="4" w:space="0" w:color="auto"/>
              <w:right w:val="single" w:sz="4" w:space="0" w:color="auto"/>
            </w:tcBorders>
            <w:shd w:val="clear" w:color="auto" w:fill="auto"/>
            <w:noWrap/>
            <w:vAlign w:val="bottom"/>
            <w:hideMark/>
          </w:tcPr>
          <w:p w14:paraId="6D04E3F8"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N</w:t>
            </w:r>
          </w:p>
        </w:tc>
        <w:tc>
          <w:tcPr>
            <w:tcW w:w="4230" w:type="dxa"/>
            <w:tcBorders>
              <w:top w:val="nil"/>
              <w:left w:val="nil"/>
              <w:bottom w:val="single" w:sz="4" w:space="0" w:color="auto"/>
              <w:right w:val="single" w:sz="4" w:space="0" w:color="auto"/>
            </w:tcBorders>
            <w:shd w:val="clear" w:color="auto" w:fill="auto"/>
            <w:noWrap/>
            <w:vAlign w:val="bottom"/>
            <w:hideMark/>
          </w:tcPr>
          <w:p w14:paraId="6FAA8917"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12FB67AE"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CBEB2F0"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105</w:t>
            </w:r>
          </w:p>
        </w:tc>
        <w:tc>
          <w:tcPr>
            <w:tcW w:w="1710" w:type="dxa"/>
            <w:tcBorders>
              <w:top w:val="nil"/>
              <w:left w:val="nil"/>
              <w:bottom w:val="single" w:sz="4" w:space="0" w:color="auto"/>
              <w:right w:val="single" w:sz="4" w:space="0" w:color="auto"/>
            </w:tcBorders>
            <w:shd w:val="clear" w:color="auto" w:fill="auto"/>
            <w:noWrap/>
            <w:vAlign w:val="bottom"/>
            <w:hideMark/>
          </w:tcPr>
          <w:p w14:paraId="2AE3708A"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O</w:t>
            </w:r>
          </w:p>
        </w:tc>
        <w:tc>
          <w:tcPr>
            <w:tcW w:w="4230" w:type="dxa"/>
            <w:tcBorders>
              <w:top w:val="nil"/>
              <w:left w:val="nil"/>
              <w:bottom w:val="single" w:sz="4" w:space="0" w:color="auto"/>
              <w:right w:val="single" w:sz="4" w:space="0" w:color="auto"/>
            </w:tcBorders>
            <w:shd w:val="clear" w:color="auto" w:fill="auto"/>
            <w:noWrap/>
            <w:vAlign w:val="bottom"/>
            <w:hideMark/>
          </w:tcPr>
          <w:p w14:paraId="72611F51"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6295F682"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51C53E6C"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106</w:t>
            </w:r>
          </w:p>
        </w:tc>
        <w:tc>
          <w:tcPr>
            <w:tcW w:w="1710" w:type="dxa"/>
            <w:tcBorders>
              <w:top w:val="nil"/>
              <w:left w:val="nil"/>
              <w:bottom w:val="single" w:sz="4" w:space="0" w:color="auto"/>
              <w:right w:val="single" w:sz="4" w:space="0" w:color="auto"/>
            </w:tcBorders>
            <w:shd w:val="clear" w:color="auto" w:fill="auto"/>
            <w:noWrap/>
            <w:vAlign w:val="bottom"/>
            <w:hideMark/>
          </w:tcPr>
          <w:p w14:paraId="16F8A8A0"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P</w:t>
            </w:r>
          </w:p>
        </w:tc>
        <w:tc>
          <w:tcPr>
            <w:tcW w:w="4230" w:type="dxa"/>
            <w:tcBorders>
              <w:top w:val="nil"/>
              <w:left w:val="nil"/>
              <w:bottom w:val="single" w:sz="4" w:space="0" w:color="auto"/>
              <w:right w:val="single" w:sz="4" w:space="0" w:color="auto"/>
            </w:tcBorders>
            <w:shd w:val="clear" w:color="auto" w:fill="auto"/>
            <w:noWrap/>
            <w:vAlign w:val="bottom"/>
            <w:hideMark/>
          </w:tcPr>
          <w:p w14:paraId="5C69D179"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49DB65D8"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E1EB41E"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107</w:t>
            </w:r>
          </w:p>
        </w:tc>
        <w:tc>
          <w:tcPr>
            <w:tcW w:w="1710" w:type="dxa"/>
            <w:tcBorders>
              <w:top w:val="nil"/>
              <w:left w:val="nil"/>
              <w:bottom w:val="single" w:sz="4" w:space="0" w:color="auto"/>
              <w:right w:val="single" w:sz="4" w:space="0" w:color="auto"/>
            </w:tcBorders>
            <w:shd w:val="clear" w:color="auto" w:fill="auto"/>
            <w:noWrap/>
            <w:vAlign w:val="bottom"/>
            <w:hideMark/>
          </w:tcPr>
          <w:p w14:paraId="6AF0A309"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Q</w:t>
            </w:r>
          </w:p>
        </w:tc>
        <w:tc>
          <w:tcPr>
            <w:tcW w:w="4230" w:type="dxa"/>
            <w:tcBorders>
              <w:top w:val="nil"/>
              <w:left w:val="nil"/>
              <w:bottom w:val="single" w:sz="4" w:space="0" w:color="auto"/>
              <w:right w:val="single" w:sz="4" w:space="0" w:color="auto"/>
            </w:tcBorders>
            <w:shd w:val="clear" w:color="auto" w:fill="auto"/>
            <w:noWrap/>
            <w:vAlign w:val="bottom"/>
            <w:hideMark/>
          </w:tcPr>
          <w:p w14:paraId="2CAB7CB1"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7EB37496"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00DEFD9E"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108</w:t>
            </w:r>
          </w:p>
        </w:tc>
        <w:tc>
          <w:tcPr>
            <w:tcW w:w="1710" w:type="dxa"/>
            <w:tcBorders>
              <w:top w:val="nil"/>
              <w:left w:val="nil"/>
              <w:bottom w:val="single" w:sz="4" w:space="0" w:color="auto"/>
              <w:right w:val="single" w:sz="4" w:space="0" w:color="auto"/>
            </w:tcBorders>
            <w:shd w:val="clear" w:color="auto" w:fill="auto"/>
            <w:noWrap/>
            <w:vAlign w:val="bottom"/>
            <w:hideMark/>
          </w:tcPr>
          <w:p w14:paraId="05B44A54"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R</w:t>
            </w:r>
          </w:p>
        </w:tc>
        <w:tc>
          <w:tcPr>
            <w:tcW w:w="4230" w:type="dxa"/>
            <w:tcBorders>
              <w:top w:val="nil"/>
              <w:left w:val="nil"/>
              <w:bottom w:val="single" w:sz="4" w:space="0" w:color="auto"/>
              <w:right w:val="single" w:sz="4" w:space="0" w:color="auto"/>
            </w:tcBorders>
            <w:shd w:val="clear" w:color="auto" w:fill="auto"/>
            <w:noWrap/>
            <w:vAlign w:val="bottom"/>
            <w:hideMark/>
          </w:tcPr>
          <w:p w14:paraId="70942745"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3DF268E3"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458C9C72"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109</w:t>
            </w:r>
          </w:p>
        </w:tc>
        <w:tc>
          <w:tcPr>
            <w:tcW w:w="1710" w:type="dxa"/>
            <w:tcBorders>
              <w:top w:val="nil"/>
              <w:left w:val="nil"/>
              <w:bottom w:val="single" w:sz="4" w:space="0" w:color="auto"/>
              <w:right w:val="single" w:sz="4" w:space="0" w:color="auto"/>
            </w:tcBorders>
            <w:shd w:val="clear" w:color="auto" w:fill="auto"/>
            <w:noWrap/>
            <w:vAlign w:val="bottom"/>
            <w:hideMark/>
          </w:tcPr>
          <w:p w14:paraId="3E5AA84B"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S</w:t>
            </w:r>
          </w:p>
        </w:tc>
        <w:tc>
          <w:tcPr>
            <w:tcW w:w="4230" w:type="dxa"/>
            <w:tcBorders>
              <w:top w:val="nil"/>
              <w:left w:val="nil"/>
              <w:bottom w:val="single" w:sz="4" w:space="0" w:color="auto"/>
              <w:right w:val="single" w:sz="4" w:space="0" w:color="auto"/>
            </w:tcBorders>
            <w:shd w:val="clear" w:color="auto" w:fill="auto"/>
            <w:noWrap/>
            <w:vAlign w:val="bottom"/>
            <w:hideMark/>
          </w:tcPr>
          <w:p w14:paraId="36F707C9"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r w:rsidR="005E7342" w:rsidRPr="002A2778" w14:paraId="7DB09C77" w14:textId="77777777" w:rsidTr="00910EC1">
        <w:trPr>
          <w:trHeight w:val="300"/>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17AE8F27"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110</w:t>
            </w:r>
          </w:p>
        </w:tc>
        <w:tc>
          <w:tcPr>
            <w:tcW w:w="1710" w:type="dxa"/>
            <w:tcBorders>
              <w:top w:val="nil"/>
              <w:left w:val="nil"/>
              <w:bottom w:val="single" w:sz="4" w:space="0" w:color="auto"/>
              <w:right w:val="single" w:sz="4" w:space="0" w:color="auto"/>
            </w:tcBorders>
            <w:shd w:val="clear" w:color="auto" w:fill="auto"/>
            <w:noWrap/>
            <w:vAlign w:val="bottom"/>
            <w:hideMark/>
          </w:tcPr>
          <w:p w14:paraId="1EB697F9" w14:textId="77777777" w:rsidR="005E7342" w:rsidRPr="002A2778" w:rsidRDefault="005E7342" w:rsidP="00910EC1">
            <w:pPr>
              <w:spacing w:after="0" w:line="240" w:lineRule="auto"/>
              <w:jc w:val="center"/>
              <w:rPr>
                <w:rFonts w:ascii="Calibri" w:eastAsia="Times New Roman" w:hAnsi="Calibri" w:cs="Calibri"/>
                <w:color w:val="000000"/>
              </w:rPr>
            </w:pPr>
            <w:r w:rsidRPr="002A2778">
              <w:rPr>
                <w:rFonts w:ascii="Calibri" w:eastAsia="Times New Roman" w:hAnsi="Calibri" w:cs="Calibri"/>
                <w:color w:val="000000"/>
              </w:rPr>
              <w:t>Team T</w:t>
            </w:r>
          </w:p>
        </w:tc>
        <w:tc>
          <w:tcPr>
            <w:tcW w:w="4230" w:type="dxa"/>
            <w:tcBorders>
              <w:top w:val="nil"/>
              <w:left w:val="nil"/>
              <w:bottom w:val="single" w:sz="4" w:space="0" w:color="auto"/>
              <w:right w:val="single" w:sz="4" w:space="0" w:color="auto"/>
            </w:tcBorders>
            <w:shd w:val="clear" w:color="auto" w:fill="auto"/>
            <w:noWrap/>
            <w:vAlign w:val="bottom"/>
            <w:hideMark/>
          </w:tcPr>
          <w:p w14:paraId="5DF0E5E6" w14:textId="77777777" w:rsidR="005E7342" w:rsidRPr="002A2778" w:rsidRDefault="005E7342" w:rsidP="00910EC1">
            <w:pPr>
              <w:spacing w:after="0" w:line="240" w:lineRule="auto"/>
              <w:rPr>
                <w:rFonts w:ascii="Calibri" w:eastAsia="Times New Roman" w:hAnsi="Calibri" w:cs="Calibri"/>
                <w:color w:val="000000"/>
              </w:rPr>
            </w:pPr>
            <w:r w:rsidRPr="002A2778">
              <w:rPr>
                <w:rFonts w:ascii="Calibri" w:eastAsia="Times New Roman" w:hAnsi="Calibri" w:cs="Calibri"/>
                <w:color w:val="000000"/>
              </w:rPr>
              <w:t> </w:t>
            </w:r>
          </w:p>
        </w:tc>
      </w:tr>
    </w:tbl>
    <w:p w14:paraId="7B6F815B" w14:textId="77777777" w:rsidR="005E7342" w:rsidRDefault="005E7342" w:rsidP="005E7342"/>
    <w:p w14:paraId="7FC27146" w14:textId="5E1665BF" w:rsidR="005E7342" w:rsidRDefault="005E7342" w:rsidP="005E7342">
      <w:pPr>
        <w:rPr>
          <w:rFonts w:ascii="Arial" w:hAnsi="Arial" w:cs="Arial"/>
        </w:rPr>
      </w:pPr>
      <w:r>
        <w:rPr>
          <w:rFonts w:ascii="Arial" w:hAnsi="Arial" w:cs="Arial"/>
        </w:rPr>
        <w:t xml:space="preserve">This table enumerates the set of values (“IDG Team Name” column) that </w:t>
      </w:r>
      <w:r w:rsidR="009F740C">
        <w:rPr>
          <w:rFonts w:ascii="Arial" w:hAnsi="Arial" w:cs="Arial"/>
        </w:rPr>
        <w:t>WellSky</w:t>
      </w:r>
      <w:r>
        <w:rPr>
          <w:rFonts w:ascii="Arial" w:hAnsi="Arial" w:cs="Arial"/>
        </w:rPr>
        <w:t xml:space="preserve"> HHH will send in PV1-42-1. </w:t>
      </w:r>
    </w:p>
    <w:p w14:paraId="618075F3" w14:textId="77777777" w:rsidR="005E7342" w:rsidRPr="00E14FF1" w:rsidRDefault="005E7342" w:rsidP="005E7342"/>
    <w:p w14:paraId="1839DE4C" w14:textId="77777777" w:rsidR="005E7342" w:rsidRPr="00536E77" w:rsidRDefault="005E7342" w:rsidP="005E7342">
      <w:pPr>
        <w:pStyle w:val="Heading3"/>
      </w:pPr>
      <w:r w:rsidRPr="00BF1034">
        <w:br w:type="page"/>
      </w:r>
      <w:bookmarkStart w:id="282" w:name="_Toc532379656"/>
      <w:bookmarkStart w:id="283" w:name="_Toc20760725"/>
      <w:r w:rsidRPr="00B57131">
        <w:lastRenderedPageBreak/>
        <w:t>PV</w:t>
      </w:r>
      <w:r>
        <w:t>2</w:t>
      </w:r>
      <w:r w:rsidRPr="00B57131">
        <w:t>– Patient Visit</w:t>
      </w:r>
      <w:r>
        <w:t xml:space="preserve"> Additional Info – HL7 v2.4</w:t>
      </w:r>
      <w:bookmarkEnd w:id="282"/>
      <w:bookmarkEnd w:id="283"/>
    </w:p>
    <w:tbl>
      <w:tblPr>
        <w:tblW w:w="13747" w:type="dxa"/>
        <w:tblLayout w:type="fixed"/>
        <w:tblLook w:val="04A0" w:firstRow="1" w:lastRow="0" w:firstColumn="1" w:lastColumn="0" w:noHBand="0" w:noVBand="1"/>
      </w:tblPr>
      <w:tblGrid>
        <w:gridCol w:w="967"/>
        <w:gridCol w:w="1260"/>
        <w:gridCol w:w="2970"/>
        <w:gridCol w:w="1800"/>
        <w:gridCol w:w="540"/>
        <w:gridCol w:w="540"/>
        <w:gridCol w:w="2070"/>
        <w:gridCol w:w="3600"/>
      </w:tblGrid>
      <w:tr w:rsidR="005E7342" w:rsidRPr="00391D8B" w14:paraId="5CB51D20" w14:textId="77777777" w:rsidTr="003B74E9">
        <w:trPr>
          <w:trHeight w:val="255"/>
          <w:tblHeader/>
        </w:trPr>
        <w:tc>
          <w:tcPr>
            <w:tcW w:w="967" w:type="dxa"/>
            <w:tcBorders>
              <w:top w:val="double" w:sz="4" w:space="0" w:color="auto"/>
              <w:left w:val="double" w:sz="6" w:space="0" w:color="auto"/>
              <w:bottom w:val="single" w:sz="4" w:space="0" w:color="auto"/>
              <w:right w:val="single" w:sz="4" w:space="0" w:color="auto"/>
            </w:tcBorders>
            <w:shd w:val="clear" w:color="auto" w:fill="A4D1F0" w:themeFill="accent1" w:themeFillTint="99"/>
            <w:vAlign w:val="center"/>
          </w:tcPr>
          <w:p w14:paraId="7F11B61D" w14:textId="77777777" w:rsidR="005E7342" w:rsidRPr="00A71292" w:rsidRDefault="005E7342" w:rsidP="00910EC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FIELD</w:t>
            </w:r>
            <w:r>
              <w:rPr>
                <w:rFonts w:ascii="Arial" w:eastAsia="Times New Roman" w:hAnsi="Arial" w:cs="Arial"/>
                <w:b/>
                <w:bCs/>
                <w:sz w:val="16"/>
                <w:szCs w:val="16"/>
              </w:rPr>
              <w:t>(S)</w:t>
            </w:r>
          </w:p>
        </w:tc>
        <w:tc>
          <w:tcPr>
            <w:tcW w:w="126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658472B0" w14:textId="77777777" w:rsidR="005E7342" w:rsidRPr="00A71292" w:rsidRDefault="005E7342" w:rsidP="00910EC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SUBFIELD</w:t>
            </w:r>
            <w:r>
              <w:rPr>
                <w:rFonts w:ascii="Arial" w:eastAsia="Times New Roman" w:hAnsi="Arial" w:cs="Arial"/>
                <w:b/>
                <w:bCs/>
                <w:sz w:val="16"/>
                <w:szCs w:val="16"/>
              </w:rPr>
              <w:t>(S)</w:t>
            </w:r>
          </w:p>
        </w:tc>
        <w:tc>
          <w:tcPr>
            <w:tcW w:w="297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2530C964" w14:textId="77777777" w:rsidR="005E7342" w:rsidRPr="00A71292" w:rsidRDefault="005E7342" w:rsidP="00910EC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ELEMENT NAME</w:t>
            </w:r>
          </w:p>
        </w:tc>
        <w:tc>
          <w:tcPr>
            <w:tcW w:w="180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5BAADA0B" w14:textId="64D55E25" w:rsidR="005E7342" w:rsidRDefault="009F740C" w:rsidP="00910EC1">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WellSky</w:t>
            </w:r>
            <w:r w:rsidR="005E7342" w:rsidRPr="00D55512">
              <w:rPr>
                <w:rFonts w:ascii="Arial" w:eastAsia="Times New Roman" w:hAnsi="Arial" w:cs="Arial"/>
                <w:b/>
                <w:bCs/>
                <w:sz w:val="16"/>
                <w:szCs w:val="16"/>
              </w:rPr>
              <w:t xml:space="preserve"> HHH</w:t>
            </w:r>
            <w:r w:rsidR="005E7342" w:rsidRPr="001618D6">
              <w:rPr>
                <w:rFonts w:ascii="Arial" w:eastAsia="Times New Roman" w:hAnsi="Arial" w:cs="Arial"/>
                <w:b/>
                <w:bCs/>
                <w:sz w:val="16"/>
                <w:szCs w:val="16"/>
              </w:rPr>
              <w:t xml:space="preserve"> </w:t>
            </w:r>
          </w:p>
          <w:p w14:paraId="447BB43C" w14:textId="77777777" w:rsidR="005E7342" w:rsidRPr="00A71292" w:rsidRDefault="005E7342" w:rsidP="00910EC1">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Field Mapping</w:t>
            </w:r>
          </w:p>
        </w:tc>
        <w:tc>
          <w:tcPr>
            <w:tcW w:w="54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58BE2C46" w14:textId="77777777" w:rsidR="005E7342" w:rsidRPr="00A71292" w:rsidRDefault="005E7342" w:rsidP="00910EC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LEN</w:t>
            </w:r>
          </w:p>
        </w:tc>
        <w:tc>
          <w:tcPr>
            <w:tcW w:w="54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12B56867" w14:textId="77777777" w:rsidR="005E7342" w:rsidRPr="00A71292" w:rsidRDefault="005E7342" w:rsidP="00910EC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R/O</w:t>
            </w:r>
          </w:p>
        </w:tc>
        <w:tc>
          <w:tcPr>
            <w:tcW w:w="2070" w:type="dxa"/>
            <w:tcBorders>
              <w:top w:val="double" w:sz="4" w:space="0" w:color="auto"/>
              <w:left w:val="nil"/>
              <w:bottom w:val="single" w:sz="4" w:space="0" w:color="auto"/>
              <w:right w:val="single" w:sz="4" w:space="0" w:color="auto"/>
            </w:tcBorders>
            <w:shd w:val="clear" w:color="auto" w:fill="A4D1F0" w:themeFill="accent1" w:themeFillTint="99"/>
            <w:vAlign w:val="center"/>
          </w:tcPr>
          <w:p w14:paraId="5472EB44" w14:textId="77777777" w:rsidR="005E7342" w:rsidRPr="00A71292" w:rsidRDefault="005E7342" w:rsidP="00910EC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VENDOR FORMAT/SAMPLE</w:t>
            </w:r>
          </w:p>
        </w:tc>
        <w:tc>
          <w:tcPr>
            <w:tcW w:w="3600" w:type="dxa"/>
            <w:tcBorders>
              <w:top w:val="double" w:sz="4" w:space="0" w:color="auto"/>
              <w:left w:val="nil"/>
              <w:bottom w:val="single" w:sz="4" w:space="0" w:color="auto"/>
              <w:right w:val="double" w:sz="4" w:space="0" w:color="auto"/>
            </w:tcBorders>
            <w:shd w:val="clear" w:color="auto" w:fill="A4D1F0" w:themeFill="accent1" w:themeFillTint="99"/>
            <w:vAlign w:val="center"/>
          </w:tcPr>
          <w:p w14:paraId="57B88437" w14:textId="77777777" w:rsidR="005E7342" w:rsidRPr="00A71292" w:rsidRDefault="005E7342" w:rsidP="00910EC1">
            <w:pPr>
              <w:spacing w:after="0" w:line="240" w:lineRule="auto"/>
              <w:jc w:val="center"/>
              <w:rPr>
                <w:rFonts w:ascii="Arial" w:eastAsia="Times New Roman" w:hAnsi="Arial" w:cs="Arial"/>
                <w:b/>
                <w:bCs/>
                <w:sz w:val="16"/>
                <w:szCs w:val="16"/>
              </w:rPr>
            </w:pPr>
            <w:r w:rsidRPr="00A71292">
              <w:rPr>
                <w:rFonts w:ascii="Arial" w:eastAsia="Times New Roman" w:hAnsi="Arial" w:cs="Arial"/>
                <w:b/>
                <w:bCs/>
                <w:sz w:val="16"/>
                <w:szCs w:val="16"/>
              </w:rPr>
              <w:t>COMMENTS</w:t>
            </w:r>
          </w:p>
        </w:tc>
      </w:tr>
      <w:tr w:rsidR="005E7342" w:rsidRPr="003F2689" w14:paraId="6E654C08"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2B2B4B17"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w:t>
            </w:r>
          </w:p>
        </w:tc>
        <w:tc>
          <w:tcPr>
            <w:tcW w:w="1260" w:type="dxa"/>
            <w:tcBorders>
              <w:top w:val="nil"/>
              <w:left w:val="nil"/>
              <w:bottom w:val="single" w:sz="4" w:space="0" w:color="auto"/>
              <w:right w:val="single" w:sz="4" w:space="0" w:color="auto"/>
            </w:tcBorders>
            <w:shd w:val="clear" w:color="auto" w:fill="BFBFBF" w:themeFill="background1" w:themeFillShade="BF"/>
            <w:vAlign w:val="center"/>
            <w:hideMark/>
          </w:tcPr>
          <w:p w14:paraId="36EC6B80"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26E4E58B" w14:textId="77777777" w:rsidR="005E7342" w:rsidRPr="003F2689" w:rsidRDefault="005E7342" w:rsidP="00910EC1">
            <w:pPr>
              <w:spacing w:after="0" w:line="240" w:lineRule="auto"/>
              <w:rPr>
                <w:rFonts w:ascii="Arial" w:eastAsia="Times New Roman" w:hAnsi="Arial" w:cs="Arial"/>
                <w:sz w:val="16"/>
                <w:szCs w:val="16"/>
              </w:rPr>
            </w:pPr>
            <w:r w:rsidRPr="00867B8F">
              <w:rPr>
                <w:rFonts w:ascii="Arial" w:eastAsia="Times New Roman" w:hAnsi="Arial" w:cs="Arial"/>
                <w:sz w:val="16"/>
                <w:szCs w:val="16"/>
              </w:rPr>
              <w:t>Prior Pending Location</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3646C962"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4A87DCE"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80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EEF336E"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vAlign w:val="center"/>
          </w:tcPr>
          <w:p w14:paraId="1994FCDF"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03B5BECC"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6793D782"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3F22CA63"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2</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4BB1EFE"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9A0C6C0" w14:textId="77777777" w:rsidR="005E7342" w:rsidRPr="003F2689" w:rsidRDefault="005E7342" w:rsidP="00910EC1">
            <w:pPr>
              <w:spacing w:after="0" w:line="240" w:lineRule="auto"/>
              <w:rPr>
                <w:rFonts w:ascii="Arial" w:eastAsia="Times New Roman" w:hAnsi="Arial" w:cs="Arial"/>
                <w:sz w:val="16"/>
                <w:szCs w:val="16"/>
              </w:rPr>
            </w:pPr>
            <w:r w:rsidRPr="00867B8F">
              <w:rPr>
                <w:rFonts w:ascii="Arial" w:eastAsia="Times New Roman" w:hAnsi="Arial" w:cs="Arial"/>
                <w:sz w:val="16"/>
                <w:szCs w:val="16"/>
              </w:rPr>
              <w:t>Accommodation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77F56A5F"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CFEA850"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08BCAD1"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vAlign w:val="center"/>
          </w:tcPr>
          <w:p w14:paraId="3DF0B840"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56D940B2"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6C570987"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2DBF972E"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3</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2A178A57"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4230225" w14:textId="77777777" w:rsidR="005E7342" w:rsidRPr="003F2689" w:rsidRDefault="005E7342" w:rsidP="00910EC1">
            <w:pPr>
              <w:spacing w:after="0" w:line="240" w:lineRule="auto"/>
              <w:rPr>
                <w:rFonts w:ascii="Arial" w:eastAsia="Times New Roman" w:hAnsi="Arial" w:cs="Arial"/>
                <w:sz w:val="16"/>
                <w:szCs w:val="16"/>
              </w:rPr>
            </w:pPr>
            <w:r w:rsidRPr="00867B8F">
              <w:rPr>
                <w:rFonts w:ascii="Arial" w:eastAsia="Times New Roman" w:hAnsi="Arial" w:cs="Arial"/>
                <w:sz w:val="16"/>
                <w:szCs w:val="16"/>
              </w:rPr>
              <w:t>Admit Reason</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2E163DC7"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64CCA32"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AF59DE7"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6BB79A88"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7DB037BB"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70E41C9F"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62155EFA"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4</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68E97C0D"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048F9C1" w14:textId="77777777" w:rsidR="005E7342" w:rsidRPr="003F2689" w:rsidRDefault="005E7342" w:rsidP="00910EC1">
            <w:pPr>
              <w:spacing w:after="0" w:line="240" w:lineRule="auto"/>
              <w:rPr>
                <w:rFonts w:ascii="Arial" w:eastAsia="Times New Roman" w:hAnsi="Arial" w:cs="Arial"/>
                <w:sz w:val="16"/>
                <w:szCs w:val="16"/>
              </w:rPr>
            </w:pPr>
            <w:r w:rsidRPr="00867B8F">
              <w:rPr>
                <w:rFonts w:ascii="Arial" w:eastAsia="Times New Roman" w:hAnsi="Arial" w:cs="Arial"/>
                <w:sz w:val="16"/>
                <w:szCs w:val="16"/>
              </w:rPr>
              <w:t>Transfer Reason</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AA244B1"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E32237F"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488C03E"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vAlign w:val="center"/>
          </w:tcPr>
          <w:p w14:paraId="5D43BCCD"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0AAED9BF"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0EBAF46F"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7A2AEE5A"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5</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5C06F6CB"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1236AC94" w14:textId="77777777" w:rsidR="005E7342" w:rsidRPr="003F2689" w:rsidRDefault="005E7342" w:rsidP="00910EC1">
            <w:pPr>
              <w:spacing w:after="0" w:line="240" w:lineRule="auto"/>
              <w:rPr>
                <w:rFonts w:ascii="Arial" w:eastAsia="Times New Roman" w:hAnsi="Arial" w:cs="Arial"/>
                <w:sz w:val="16"/>
                <w:szCs w:val="16"/>
              </w:rPr>
            </w:pPr>
            <w:r w:rsidRPr="00867B8F">
              <w:rPr>
                <w:rFonts w:ascii="Arial" w:eastAsia="Times New Roman" w:hAnsi="Arial" w:cs="Arial"/>
                <w:sz w:val="16"/>
                <w:szCs w:val="16"/>
              </w:rPr>
              <w:t>Patient Valuables</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568773A5"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56C5E87"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25</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97335DD"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vAlign w:val="center"/>
          </w:tcPr>
          <w:p w14:paraId="63E62A70"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0FF6EBA6"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1BC89FEB"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353FF17C"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6</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711FED7F"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70E71DF7" w14:textId="77777777" w:rsidR="005E7342" w:rsidRPr="003F2689" w:rsidRDefault="005E7342" w:rsidP="00910EC1">
            <w:pPr>
              <w:spacing w:after="0" w:line="240" w:lineRule="auto"/>
              <w:rPr>
                <w:rFonts w:ascii="Arial" w:eastAsia="Times New Roman" w:hAnsi="Arial" w:cs="Arial"/>
                <w:sz w:val="16"/>
                <w:szCs w:val="16"/>
              </w:rPr>
            </w:pPr>
            <w:r w:rsidRPr="00867B8F">
              <w:rPr>
                <w:rFonts w:ascii="Arial" w:eastAsia="Times New Roman" w:hAnsi="Arial" w:cs="Arial"/>
                <w:sz w:val="16"/>
                <w:szCs w:val="16"/>
              </w:rPr>
              <w:t>Patient Valuables Location</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D757E3F"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F7917EB"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25</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39774E6"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vAlign w:val="center"/>
          </w:tcPr>
          <w:p w14:paraId="146C964A"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24CE5CBE"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251CDE3E"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hideMark/>
          </w:tcPr>
          <w:p w14:paraId="7AABCB5E"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7</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2BA5BC8D"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103F3A2D" w14:textId="77777777" w:rsidR="005E7342" w:rsidRPr="003F2689" w:rsidRDefault="005E7342" w:rsidP="00910EC1">
            <w:pPr>
              <w:spacing w:after="0" w:line="240" w:lineRule="auto"/>
              <w:rPr>
                <w:rFonts w:ascii="Arial" w:eastAsia="Times New Roman" w:hAnsi="Arial" w:cs="Arial"/>
                <w:sz w:val="16"/>
                <w:szCs w:val="16"/>
              </w:rPr>
            </w:pPr>
            <w:r w:rsidRPr="00867B8F">
              <w:rPr>
                <w:rFonts w:ascii="Arial" w:eastAsia="Times New Roman" w:hAnsi="Arial" w:cs="Arial"/>
                <w:sz w:val="16"/>
                <w:szCs w:val="16"/>
              </w:rPr>
              <w:t>Visit User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4A798BA"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C9B033F"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1D83C0A"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vAlign w:val="center"/>
          </w:tcPr>
          <w:p w14:paraId="4F840F4B"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184B8AE9"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669571D2"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F86C2F1"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8</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4FF19042"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13825B9" w14:textId="77777777" w:rsidR="005E7342" w:rsidRPr="003F2689" w:rsidRDefault="005E7342" w:rsidP="00910EC1">
            <w:pPr>
              <w:spacing w:after="0" w:line="240" w:lineRule="auto"/>
              <w:rPr>
                <w:rFonts w:ascii="Arial" w:eastAsia="Times New Roman" w:hAnsi="Arial" w:cs="Arial"/>
                <w:sz w:val="16"/>
                <w:szCs w:val="16"/>
              </w:rPr>
            </w:pPr>
            <w:r w:rsidRPr="00867B8F">
              <w:rPr>
                <w:rFonts w:ascii="Arial" w:eastAsia="Times New Roman" w:hAnsi="Arial" w:cs="Arial"/>
                <w:sz w:val="16"/>
                <w:szCs w:val="16"/>
              </w:rPr>
              <w:t>Expected Admit Date/Time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20BD357"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AB7A617"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26</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26BC4D3"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2B6AD840"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3CF6E3FF"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2A2E1601"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E3C6A5F"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9</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EC97343"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5157A662" w14:textId="77777777" w:rsidR="005E7342" w:rsidRPr="003F2689" w:rsidRDefault="005E7342" w:rsidP="00910EC1">
            <w:pPr>
              <w:spacing w:after="0" w:line="240" w:lineRule="auto"/>
              <w:rPr>
                <w:rFonts w:ascii="Arial" w:eastAsia="Times New Roman" w:hAnsi="Arial" w:cs="Arial"/>
                <w:sz w:val="16"/>
                <w:szCs w:val="16"/>
              </w:rPr>
            </w:pPr>
            <w:r w:rsidRPr="00867B8F">
              <w:rPr>
                <w:rFonts w:ascii="Arial" w:eastAsia="Times New Roman" w:hAnsi="Arial" w:cs="Arial"/>
                <w:sz w:val="16"/>
                <w:szCs w:val="16"/>
              </w:rPr>
              <w:t>Expected Discharge Date/Time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2A96DDA9"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8C270FC"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26</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6757685"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7350B9A2"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7AEE7C93"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4873DCAB"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50EEEEB"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10</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68F07CF1"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CF62601" w14:textId="77777777" w:rsidR="005E7342" w:rsidRPr="003F2689" w:rsidRDefault="005E7342" w:rsidP="00910EC1">
            <w:pPr>
              <w:spacing w:after="0" w:line="240" w:lineRule="auto"/>
              <w:rPr>
                <w:rFonts w:ascii="Arial" w:eastAsia="Times New Roman" w:hAnsi="Arial" w:cs="Arial"/>
                <w:sz w:val="16"/>
                <w:szCs w:val="16"/>
              </w:rPr>
            </w:pPr>
            <w:r w:rsidRPr="00867B8F">
              <w:rPr>
                <w:rFonts w:ascii="Arial" w:eastAsia="Times New Roman" w:hAnsi="Arial" w:cs="Arial"/>
                <w:sz w:val="16"/>
                <w:szCs w:val="16"/>
              </w:rPr>
              <w:t>Estimated Length of Inpatient Stay</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3A1CE941"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22D23E1"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3</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8C62A3C"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054EFBD2"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421F5E5D"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18A84186"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FE55F85"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11</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D8E2B29"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121AA66E"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Actual Length of Inpatient Stay</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236F77F8"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65A2CCE"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3</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C7587CB"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53E74FFC"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6BF45D32"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60D94507"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9E67CFC"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12</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6A559813"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70B80A82"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Visit Description</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5F7815DC"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CEB83D9"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22DD707"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039EEE0E"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031F3FA5"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19845B09"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A39FE35"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13</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6DD9E781"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5B933F2A"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Referral Source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3AEB1F7A"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9235067"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AD06B65"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78B4AB59"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461E753C"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4818F37B"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5A532C1"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14</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2D98B85B"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56E55545"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Previous Service Date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37052C95"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C8C14E9"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8</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50B251C"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179B5D52"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3E57C478"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71026FC5"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0417EE5"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15</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6BADB60F"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22E575D"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Employment Illness Related Indicator</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46DA3AAA"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D096839"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CF022BB"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1371397A"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79B6B31E"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2227CC6C"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0586CBBC" w14:textId="77777777" w:rsidR="005E7342" w:rsidRPr="003F2689" w:rsidRDefault="005E7342" w:rsidP="00910EC1">
            <w:pPr>
              <w:spacing w:after="0" w:line="240" w:lineRule="auto"/>
              <w:jc w:val="center"/>
              <w:rPr>
                <w:rFonts w:ascii="Arial" w:eastAsia="Times New Roman" w:hAnsi="Arial" w:cs="Arial"/>
                <w:sz w:val="16"/>
                <w:szCs w:val="16"/>
              </w:rPr>
            </w:pPr>
            <w:r w:rsidRPr="003F2689">
              <w:rPr>
                <w:rFonts w:ascii="Arial" w:eastAsia="Times New Roman" w:hAnsi="Arial" w:cs="Arial"/>
                <w:sz w:val="16"/>
                <w:szCs w:val="16"/>
              </w:rPr>
              <w:t>16</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1F42A5D1"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5AE01772"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Purge Status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1F0460E"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9BC7887"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E68AD09"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00C2EB85"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50D1F81A"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12F3C543"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BDA1B68"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17</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295A4C42"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82C53FA"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Purge Status Date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279E42B0"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D711B7F"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8</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738D4DD"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5A4B1AB2"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0E4BF49C"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311A452B"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2CE364D9"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18</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2AA09394"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D4A57D3"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Special Program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5818294B"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1F514F6"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231FEBB"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73060BD8"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4A015B59"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5FF25AD7"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7DC424F"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19</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7E8B9AD"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7627E7AE"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Retention Indicator</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73EFE323"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4E9A954"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311DFD9"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7FC5439F"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4DC02904"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60A1C17C"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F93C285"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129A4F0C"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44D73409"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Expected Number of Insurance Pla</w:t>
            </w:r>
            <w:r>
              <w:rPr>
                <w:rFonts w:ascii="Arial" w:eastAsia="Times New Roman" w:hAnsi="Arial" w:cs="Arial"/>
                <w:sz w:val="16"/>
                <w:szCs w:val="16"/>
              </w:rPr>
              <w:t>ns</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0EF40B59"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3641326"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13F6D05"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29465F50"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0BC35BB4"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15780AA4"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8889B9F"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21</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6BC6F9FA"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4B70D625"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Visit Publicity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42D419B1"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DEA6361"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3F37667"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2E12120E"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064B6540"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04314DE7"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93CE682"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22</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7063D427"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40CECE95"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Visit Protection Indicator</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58D8120E"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4397A73"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C1B8609" w14:textId="77777777" w:rsidR="005E7342" w:rsidRDefault="005E7342" w:rsidP="00910EC1">
            <w:pPr>
              <w:spacing w:after="0"/>
              <w:jc w:val="center"/>
            </w:pPr>
            <w:r w:rsidRPr="00450C8E">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26F1F5A4"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2B695D69"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3895647E"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FFFFFF" w:themeFill="background1"/>
            <w:vAlign w:val="center"/>
          </w:tcPr>
          <w:p w14:paraId="728658B4"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23</w:t>
            </w:r>
          </w:p>
        </w:tc>
        <w:tc>
          <w:tcPr>
            <w:tcW w:w="1260" w:type="dxa"/>
            <w:tcBorders>
              <w:top w:val="nil"/>
              <w:left w:val="nil"/>
              <w:bottom w:val="single" w:sz="4" w:space="0" w:color="auto"/>
              <w:right w:val="single" w:sz="4" w:space="0" w:color="auto"/>
            </w:tcBorders>
            <w:shd w:val="clear" w:color="auto" w:fill="FFFFFF" w:themeFill="background1"/>
            <w:vAlign w:val="center"/>
          </w:tcPr>
          <w:p w14:paraId="2705DDAA"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970" w:type="dxa"/>
            <w:tcBorders>
              <w:top w:val="nil"/>
              <w:left w:val="nil"/>
              <w:bottom w:val="single" w:sz="4" w:space="0" w:color="auto"/>
              <w:right w:val="single" w:sz="4" w:space="0" w:color="auto"/>
            </w:tcBorders>
            <w:shd w:val="clear" w:color="auto" w:fill="FFFFFF" w:themeFill="background1"/>
            <w:vAlign w:val="center"/>
          </w:tcPr>
          <w:p w14:paraId="2715885E"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Clinic Organization Name</w:t>
            </w:r>
            <w:r>
              <w:rPr>
                <w:rFonts w:ascii="Arial" w:eastAsia="Times New Roman" w:hAnsi="Arial" w:cs="Arial"/>
                <w:sz w:val="16"/>
                <w:szCs w:val="16"/>
              </w:rPr>
              <w:t>: Org Name</w:t>
            </w:r>
          </w:p>
        </w:tc>
        <w:tc>
          <w:tcPr>
            <w:tcW w:w="1800" w:type="dxa"/>
            <w:tcBorders>
              <w:top w:val="nil"/>
              <w:left w:val="nil"/>
              <w:bottom w:val="single" w:sz="4" w:space="0" w:color="auto"/>
              <w:right w:val="single" w:sz="4" w:space="0" w:color="auto"/>
            </w:tcBorders>
            <w:shd w:val="clear" w:color="auto" w:fill="FFFFFF" w:themeFill="background1"/>
            <w:vAlign w:val="center"/>
          </w:tcPr>
          <w:p w14:paraId="001D4E2D" w14:textId="2DA87BAB" w:rsidR="005E7342" w:rsidRPr="003F2689" w:rsidRDefault="008072F2" w:rsidP="00910EC1">
            <w:pPr>
              <w:spacing w:after="0" w:line="240" w:lineRule="auto"/>
              <w:rPr>
                <w:rFonts w:ascii="Arial" w:eastAsia="Times New Roman" w:hAnsi="Arial" w:cs="Arial"/>
                <w:sz w:val="16"/>
                <w:szCs w:val="16"/>
              </w:rPr>
            </w:pPr>
            <w:r>
              <w:rPr>
                <w:rFonts w:ascii="Arial" w:eastAsia="Times New Roman" w:hAnsi="Arial" w:cs="Arial"/>
                <w:sz w:val="16"/>
                <w:szCs w:val="16"/>
              </w:rPr>
              <w:t xml:space="preserve">WellSky </w:t>
            </w:r>
            <w:r w:rsidR="00A80C5C">
              <w:rPr>
                <w:rFonts w:ascii="Arial" w:eastAsia="Times New Roman" w:hAnsi="Arial" w:cs="Arial"/>
                <w:sz w:val="16"/>
                <w:szCs w:val="16"/>
              </w:rPr>
              <w:t xml:space="preserve">Clinic </w:t>
            </w:r>
            <w:del w:id="284" w:author="Tellis Ellis" w:date="2019-09-30T18:30:00Z">
              <w:r w:rsidR="00A80C5C" w:rsidDel="004D4203">
                <w:rPr>
                  <w:rFonts w:ascii="Arial" w:eastAsia="Times New Roman" w:hAnsi="Arial" w:cs="Arial"/>
                  <w:sz w:val="16"/>
                  <w:szCs w:val="16"/>
                </w:rPr>
                <w:delText xml:space="preserve">Branch </w:delText>
              </w:r>
            </w:del>
            <w:r w:rsidR="00A80C5C">
              <w:rPr>
                <w:rFonts w:ascii="Arial" w:eastAsia="Times New Roman" w:hAnsi="Arial" w:cs="Arial"/>
                <w:sz w:val="16"/>
                <w:szCs w:val="16"/>
              </w:rPr>
              <w:t>Name</w:t>
            </w:r>
          </w:p>
        </w:tc>
        <w:tc>
          <w:tcPr>
            <w:tcW w:w="540" w:type="dxa"/>
            <w:tcBorders>
              <w:top w:val="nil"/>
              <w:left w:val="nil"/>
              <w:bottom w:val="single" w:sz="4" w:space="0" w:color="auto"/>
              <w:right w:val="single" w:sz="4" w:space="0" w:color="auto"/>
            </w:tcBorders>
            <w:shd w:val="clear" w:color="auto" w:fill="FFFFFF" w:themeFill="background1"/>
            <w:vAlign w:val="center"/>
          </w:tcPr>
          <w:p w14:paraId="7F4CC785"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50</w:t>
            </w:r>
          </w:p>
        </w:tc>
        <w:tc>
          <w:tcPr>
            <w:tcW w:w="540" w:type="dxa"/>
            <w:tcBorders>
              <w:top w:val="nil"/>
              <w:left w:val="nil"/>
              <w:bottom w:val="single" w:sz="4" w:space="0" w:color="auto"/>
              <w:right w:val="single" w:sz="4" w:space="0" w:color="auto"/>
            </w:tcBorders>
            <w:shd w:val="clear" w:color="auto" w:fill="FFFFFF" w:themeFill="background1"/>
            <w:vAlign w:val="center"/>
          </w:tcPr>
          <w:p w14:paraId="3F8F3BD8"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070" w:type="dxa"/>
            <w:tcBorders>
              <w:top w:val="nil"/>
              <w:left w:val="nil"/>
              <w:bottom w:val="single" w:sz="4" w:space="0" w:color="auto"/>
              <w:right w:val="single" w:sz="4" w:space="0" w:color="auto"/>
            </w:tcBorders>
            <w:shd w:val="clear" w:color="auto" w:fill="FFFFFF" w:themeFill="background1"/>
            <w:noWrap/>
            <w:vAlign w:val="center"/>
          </w:tcPr>
          <w:p w14:paraId="74F79F5D"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 xml:space="preserve">&lt;clinic </w:t>
            </w:r>
            <w:del w:id="285" w:author="Tellis Ellis" w:date="2019-09-30T18:30:00Z">
              <w:r w:rsidDel="004D4203">
                <w:rPr>
                  <w:rFonts w:ascii="Arial" w:eastAsia="Times New Roman" w:hAnsi="Arial" w:cs="Arial"/>
                  <w:sz w:val="16"/>
                  <w:szCs w:val="16"/>
                </w:rPr>
                <w:delText xml:space="preserve">branch </w:delText>
              </w:r>
            </w:del>
            <w:r>
              <w:rPr>
                <w:rFonts w:ascii="Arial" w:eastAsia="Times New Roman" w:hAnsi="Arial" w:cs="Arial"/>
                <w:sz w:val="16"/>
                <w:szCs w:val="16"/>
              </w:rPr>
              <w:t>name&gt;</w:t>
            </w:r>
          </w:p>
        </w:tc>
        <w:tc>
          <w:tcPr>
            <w:tcW w:w="3600" w:type="dxa"/>
            <w:tcBorders>
              <w:top w:val="nil"/>
              <w:left w:val="nil"/>
              <w:bottom w:val="single" w:sz="4" w:space="0" w:color="auto"/>
              <w:right w:val="double" w:sz="4" w:space="0" w:color="auto"/>
            </w:tcBorders>
            <w:shd w:val="clear" w:color="auto" w:fill="FFFFFF" w:themeFill="background1"/>
            <w:vAlign w:val="center"/>
          </w:tcPr>
          <w:p w14:paraId="5AA9A114"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296BC324"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63D02A6"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23</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7D9B8214"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2 - 9</w:t>
            </w: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51DA290F" w14:textId="77777777" w:rsidR="005E7342" w:rsidRPr="001E4E32"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Clinic Organization Name</w:t>
            </w:r>
            <w:r>
              <w:rPr>
                <w:rFonts w:ascii="Arial" w:eastAsia="Times New Roman" w:hAnsi="Arial" w:cs="Arial"/>
                <w:sz w:val="16"/>
                <w:szCs w:val="16"/>
              </w:rPr>
              <w:t>: &lt;multiple sub-fields&gt;</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3965FE97"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8E4AE0A"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200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7F57E8A"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400443DB"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7EAC0C96"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75547D4E"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2629FE3E"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24</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40B52E9"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31788BF0"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Patient Status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789D411D"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3D7E7F3"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CEA3D34"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513ACB42"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579474DF"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4DE9B1D5"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5580190"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25</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5C40BE43"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3ACFFF16"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Visit Priority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5879B44D"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006C87C"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F462712"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3155B834"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4088747D"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4A480610"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9580ABA"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26</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61A04CF2"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5DB4D5C6"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Previous Treatment Date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7D7A026A"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CBB9584"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8</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363D047"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373A2024"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4BEFD194"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25FFD1EB"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81D71D9"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27</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2CA56A19"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0E419DF"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Expected Discharge Disposition</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29C16338"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B0821B3"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201BF60"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1817765B"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5724488B"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7BD6EC9E"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224DA8B"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28</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AE0ECD9"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1EB1F51"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Signature on File Date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141D4224"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17F1F24"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8</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4DA8D88"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0F747200"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01462A71"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47061C66"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F4052BF"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29</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61B35D99"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391AAC4C"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First Similar Illness Date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4F50A0CC"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3358CFF"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8</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86EF924"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7458A022"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07043230"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1FA0F2EA"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07C6166"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30</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4EB178EB"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978BAAC"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Patient Charge Adjustment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779E1027"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5DEA6CD"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49B1B90D"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4214F280"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38A7FCFB"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4DDB24B3"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C93CAA7"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31</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4CD26C17"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3F899F46"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Recurring Service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1DB01002"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662CC76"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74A7308"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1E2BBB2C"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0EB8427B"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334F1AFE"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B1BD3D2"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259A159A"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233B8798"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Billing Media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3DCD931B"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2915831"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CF0FA0F"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73B5FC5E"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279FAA25"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6B77E4E3"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CCB5C09"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33</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2096B657"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50DDDED4"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Expected Surgery Date and Time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ABA3FD5"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62FBFE6"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26</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0E19525"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1923AE4B"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08E244D9"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062B3C2C"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194D12C"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lastRenderedPageBreak/>
              <w:t>34</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752976CC"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52BF6D04"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Military Partnership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14C60481"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BA7785F"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2C18E22"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46767BFA"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4A7F068D"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29338EB8"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3B01B82"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35</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561C148E"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E4D6C9F"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Military Non-Availability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4B4CCBDB"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C355DF5"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6627233"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09C3BB1D"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34EDFDEF"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1F1DA74F"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9F6FAF7"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36</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5306B291"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42FD408A"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Newborn Baby Indicator</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08A1BC23"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FBB4190"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DCF09A8"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5AB22B6D"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0038D3B0"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6F36F4D8"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4FA84729"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37</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05BEC05F"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1E6B323"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Baby Detained Indicator</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0A730927"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A32E2ED"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1</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D38930E"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4E6E391B"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7591A369"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15A14B2E"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2A5BEC7E"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38</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238C7883"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5EF81227"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Mode of Arrival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DDD56D4"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F58FC19"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3CC394C"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7CBF203A"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4B444895"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4AE871A0"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67CDEF63"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39</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62659456"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DF88C3E"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Recreational Drug Use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73292107"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BE50926"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C9CB72A"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532BC795"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51948CC0"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4992FA0C"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25BD2BA"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40</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27B00DFA"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2814F295"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Admission Level of Care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46AB11E6"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BDA813E"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89CF572"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38811305"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4AC3835A"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1C375C2B"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268F7CD9"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41</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69B5462E"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A523923"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Precaution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F66D92A"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7A61E36"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AE1E47F"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67079EAC"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2A5F11B7"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15C8C7CC"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2D7AA6D"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42</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76B1D20A"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1ED3BD8D"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Patient Condition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3C1B7DB3"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5B20DB4"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AC4656B"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7B738818"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1A38F2D6"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427188D8"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2A59E99"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43</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6C223FB"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50EB2A33"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Living Will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68BED472"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7BE90528"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577D761"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518E63DA"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5E998433"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1F889B34"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189BAB06"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44</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26FCD5E1"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4CA5E444"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Organ Donor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1332E224"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21A45F6"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4FAC1C3"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02E8360D"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216E4CE4"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322E6CEC"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56B6D23C"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45</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EAC386A"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6FFD1492"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Advance Directive Code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5B0B0B9D"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51C97980"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250</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3946F9D1"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72EAAA5A"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2F964053"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720E9D3D"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A155920"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46</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6008EDB9"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5194CEE3"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Patient Status Effective Date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54D1BDE5" w14:textId="77777777" w:rsidR="005E7342" w:rsidRPr="003F2689" w:rsidRDefault="005E7342" w:rsidP="00910EC1">
            <w:pPr>
              <w:spacing w:after="0" w:line="240" w:lineRule="auto"/>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0D6ED575"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8</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6FFFA61E"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3D94CB14"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103F939D" w14:textId="77777777" w:rsidR="005E7342" w:rsidRPr="003F2689" w:rsidRDefault="005E7342" w:rsidP="00910EC1">
            <w:pPr>
              <w:spacing w:after="0" w:line="240" w:lineRule="auto"/>
              <w:rPr>
                <w:rFonts w:ascii="Arial" w:eastAsia="Times New Roman" w:hAnsi="Arial" w:cs="Arial"/>
                <w:sz w:val="16"/>
                <w:szCs w:val="16"/>
              </w:rPr>
            </w:pPr>
          </w:p>
        </w:tc>
      </w:tr>
      <w:tr w:rsidR="005E7342" w:rsidRPr="003F2689" w14:paraId="1C291F78" w14:textId="77777777" w:rsidTr="003B74E9">
        <w:trPr>
          <w:trHeight w:val="259"/>
        </w:trPr>
        <w:tc>
          <w:tcPr>
            <w:tcW w:w="967"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5B317A2" w14:textId="77777777" w:rsidR="005E7342" w:rsidRPr="003F2689"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47</w:t>
            </w:r>
          </w:p>
        </w:tc>
        <w:tc>
          <w:tcPr>
            <w:tcW w:w="1260" w:type="dxa"/>
            <w:tcBorders>
              <w:top w:val="nil"/>
              <w:left w:val="nil"/>
              <w:bottom w:val="single" w:sz="4" w:space="0" w:color="auto"/>
              <w:right w:val="single" w:sz="4" w:space="0" w:color="auto"/>
            </w:tcBorders>
            <w:shd w:val="clear" w:color="auto" w:fill="BFBFBF" w:themeFill="background1" w:themeFillShade="BF"/>
            <w:vAlign w:val="center"/>
          </w:tcPr>
          <w:p w14:paraId="329E800A" w14:textId="77777777" w:rsidR="005E7342" w:rsidRPr="003F2689" w:rsidRDefault="005E7342" w:rsidP="00910EC1">
            <w:pPr>
              <w:spacing w:after="0" w:line="240" w:lineRule="auto"/>
              <w:jc w:val="center"/>
              <w:rPr>
                <w:rFonts w:ascii="Arial" w:eastAsia="Times New Roman" w:hAnsi="Arial" w:cs="Arial"/>
                <w:sz w:val="16"/>
                <w:szCs w:val="16"/>
              </w:rPr>
            </w:pPr>
          </w:p>
        </w:tc>
        <w:tc>
          <w:tcPr>
            <w:tcW w:w="2970" w:type="dxa"/>
            <w:tcBorders>
              <w:top w:val="nil"/>
              <w:left w:val="nil"/>
              <w:bottom w:val="single" w:sz="4" w:space="0" w:color="auto"/>
              <w:right w:val="single" w:sz="4" w:space="0" w:color="auto"/>
            </w:tcBorders>
            <w:shd w:val="clear" w:color="auto" w:fill="BFBFBF" w:themeFill="background1" w:themeFillShade="BF"/>
            <w:vAlign w:val="center"/>
          </w:tcPr>
          <w:p w14:paraId="05A2BF7A" w14:textId="77777777" w:rsidR="005E7342" w:rsidRPr="003F2689" w:rsidRDefault="005E7342" w:rsidP="00910EC1">
            <w:pPr>
              <w:spacing w:after="0" w:line="240" w:lineRule="auto"/>
              <w:rPr>
                <w:rFonts w:ascii="Arial" w:eastAsia="Times New Roman" w:hAnsi="Arial" w:cs="Arial"/>
                <w:sz w:val="16"/>
                <w:szCs w:val="16"/>
              </w:rPr>
            </w:pPr>
            <w:r w:rsidRPr="001E4E32">
              <w:rPr>
                <w:rFonts w:ascii="Arial" w:eastAsia="Times New Roman" w:hAnsi="Arial" w:cs="Arial"/>
                <w:sz w:val="16"/>
                <w:szCs w:val="16"/>
              </w:rPr>
              <w:t>Expected LOA Return Date/Time</w:t>
            </w:r>
          </w:p>
        </w:tc>
        <w:tc>
          <w:tcPr>
            <w:tcW w:w="1800" w:type="dxa"/>
            <w:tcBorders>
              <w:top w:val="nil"/>
              <w:left w:val="nil"/>
              <w:bottom w:val="single" w:sz="4" w:space="0" w:color="auto"/>
              <w:right w:val="single" w:sz="4" w:space="0" w:color="auto"/>
            </w:tcBorders>
            <w:shd w:val="clear" w:color="auto" w:fill="BFBFBF" w:themeFill="background1" w:themeFillShade="BF"/>
            <w:vAlign w:val="center"/>
          </w:tcPr>
          <w:p w14:paraId="4F985581" w14:textId="77777777" w:rsidR="005E7342" w:rsidRPr="003F2689" w:rsidRDefault="005E7342" w:rsidP="00910EC1">
            <w:pPr>
              <w:spacing w:after="0" w:line="240" w:lineRule="auto"/>
              <w:jc w:val="center"/>
              <w:rPr>
                <w:rFonts w:ascii="Arial" w:eastAsia="Times New Roman" w:hAnsi="Arial" w:cs="Arial"/>
                <w:sz w:val="16"/>
                <w:szCs w:val="16"/>
              </w:rPr>
            </w:pP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221519D2" w14:textId="77777777" w:rsidR="005E7342" w:rsidRPr="003F2689"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26</w:t>
            </w:r>
          </w:p>
        </w:tc>
        <w:tc>
          <w:tcPr>
            <w:tcW w:w="540" w:type="dxa"/>
            <w:tcBorders>
              <w:top w:val="nil"/>
              <w:left w:val="nil"/>
              <w:bottom w:val="single" w:sz="4" w:space="0" w:color="auto"/>
              <w:right w:val="single" w:sz="4" w:space="0" w:color="auto"/>
            </w:tcBorders>
            <w:shd w:val="clear" w:color="auto" w:fill="BFBFBF" w:themeFill="background1" w:themeFillShade="BF"/>
            <w:vAlign w:val="center"/>
          </w:tcPr>
          <w:p w14:paraId="1E8C4C9B" w14:textId="77777777" w:rsidR="005E7342" w:rsidRDefault="005E7342" w:rsidP="00910EC1">
            <w:pPr>
              <w:spacing w:after="0"/>
              <w:jc w:val="center"/>
            </w:pPr>
            <w:r w:rsidRPr="00BB71F0">
              <w:rPr>
                <w:rFonts w:ascii="Arial" w:eastAsia="Times New Roman" w:hAnsi="Arial" w:cs="Arial"/>
                <w:sz w:val="16"/>
                <w:szCs w:val="16"/>
              </w:rPr>
              <w:t>N</w:t>
            </w:r>
          </w:p>
        </w:tc>
        <w:tc>
          <w:tcPr>
            <w:tcW w:w="2070" w:type="dxa"/>
            <w:tcBorders>
              <w:top w:val="nil"/>
              <w:left w:val="nil"/>
              <w:bottom w:val="single" w:sz="4" w:space="0" w:color="auto"/>
              <w:right w:val="single" w:sz="4" w:space="0" w:color="auto"/>
            </w:tcBorders>
            <w:shd w:val="clear" w:color="auto" w:fill="BFBFBF" w:themeFill="background1" w:themeFillShade="BF"/>
            <w:noWrap/>
            <w:vAlign w:val="center"/>
          </w:tcPr>
          <w:p w14:paraId="07639C72" w14:textId="77777777" w:rsidR="005E7342" w:rsidRPr="003F2689" w:rsidRDefault="005E7342" w:rsidP="00910EC1">
            <w:pPr>
              <w:spacing w:after="0" w:line="240" w:lineRule="auto"/>
              <w:rPr>
                <w:rFonts w:ascii="Arial" w:eastAsia="Times New Roman" w:hAnsi="Arial" w:cs="Arial"/>
                <w:sz w:val="16"/>
                <w:szCs w:val="16"/>
              </w:rPr>
            </w:pPr>
          </w:p>
        </w:tc>
        <w:tc>
          <w:tcPr>
            <w:tcW w:w="3600" w:type="dxa"/>
            <w:tcBorders>
              <w:top w:val="nil"/>
              <w:left w:val="nil"/>
              <w:bottom w:val="single" w:sz="4" w:space="0" w:color="auto"/>
              <w:right w:val="double" w:sz="4" w:space="0" w:color="auto"/>
            </w:tcBorders>
            <w:shd w:val="clear" w:color="auto" w:fill="BFBFBF" w:themeFill="background1" w:themeFillShade="BF"/>
            <w:vAlign w:val="center"/>
          </w:tcPr>
          <w:p w14:paraId="1375757E" w14:textId="77777777" w:rsidR="005E7342" w:rsidRPr="003F2689" w:rsidRDefault="005E7342" w:rsidP="00910EC1">
            <w:pPr>
              <w:spacing w:after="0" w:line="240" w:lineRule="auto"/>
              <w:jc w:val="center"/>
              <w:rPr>
                <w:rFonts w:ascii="Arial" w:eastAsia="Times New Roman" w:hAnsi="Arial" w:cs="Arial"/>
                <w:sz w:val="16"/>
                <w:szCs w:val="16"/>
              </w:rPr>
            </w:pPr>
          </w:p>
        </w:tc>
      </w:tr>
    </w:tbl>
    <w:p w14:paraId="70A8F703" w14:textId="77777777" w:rsidR="005E7342" w:rsidRDefault="005E7342" w:rsidP="005E7342">
      <w:pPr>
        <w:rPr>
          <w:rFonts w:asciiTheme="majorHAnsi" w:eastAsiaTheme="majorEastAsia" w:hAnsiTheme="majorHAnsi" w:cstheme="majorBidi"/>
          <w:color w:val="228DD8" w:themeColor="accent1" w:themeShade="BF"/>
          <w:sz w:val="16"/>
          <w:szCs w:val="16"/>
        </w:rPr>
      </w:pPr>
    </w:p>
    <w:p w14:paraId="1D1925AE" w14:textId="77777777" w:rsidR="005E7342" w:rsidRDefault="005E7342" w:rsidP="005E7342">
      <w:pPr>
        <w:rPr>
          <w:rFonts w:asciiTheme="majorHAnsi" w:eastAsiaTheme="majorEastAsia" w:hAnsiTheme="majorHAnsi" w:cstheme="majorBidi"/>
          <w:color w:val="228DD8" w:themeColor="accent1" w:themeShade="BF"/>
          <w:sz w:val="16"/>
          <w:szCs w:val="16"/>
        </w:rPr>
      </w:pPr>
      <w:r>
        <w:rPr>
          <w:rFonts w:asciiTheme="majorHAnsi" w:eastAsiaTheme="majorEastAsia" w:hAnsiTheme="majorHAnsi" w:cstheme="majorBidi"/>
          <w:color w:val="228DD8" w:themeColor="accent1" w:themeShade="BF"/>
          <w:sz w:val="16"/>
          <w:szCs w:val="16"/>
        </w:rPr>
        <w:br w:type="page"/>
      </w:r>
    </w:p>
    <w:p w14:paraId="68C733CA" w14:textId="77777777" w:rsidR="005E7342" w:rsidRPr="003F2689" w:rsidRDefault="005E7342" w:rsidP="005E7342">
      <w:pPr>
        <w:rPr>
          <w:rFonts w:asciiTheme="majorHAnsi" w:eastAsiaTheme="majorEastAsia" w:hAnsiTheme="majorHAnsi" w:cstheme="majorBidi"/>
          <w:color w:val="228DD8" w:themeColor="accent1" w:themeShade="BF"/>
          <w:sz w:val="16"/>
          <w:szCs w:val="16"/>
        </w:rPr>
      </w:pPr>
    </w:p>
    <w:p w14:paraId="3D1AB356" w14:textId="5737BD3D" w:rsidR="005E7342" w:rsidRDefault="005E7342" w:rsidP="00046D4C">
      <w:pPr>
        <w:pStyle w:val="Heading3"/>
      </w:pPr>
      <w:bookmarkStart w:id="286" w:name="_Toc520216307"/>
      <w:bookmarkStart w:id="287" w:name="_Toc532379657"/>
      <w:bookmarkStart w:id="288" w:name="_Toc20760726"/>
      <w:r>
        <w:t>DG1 – Diagnosis</w:t>
      </w:r>
      <w:bookmarkEnd w:id="286"/>
      <w:bookmarkEnd w:id="287"/>
      <w:r w:rsidR="00046D4C">
        <w:t xml:space="preserve"> – HL7 v2.4</w:t>
      </w:r>
      <w:bookmarkEnd w:id="288"/>
    </w:p>
    <w:p w14:paraId="445EB3BF" w14:textId="77777777" w:rsidR="005E7342" w:rsidRPr="007A7341" w:rsidRDefault="005E7342" w:rsidP="005E7342"/>
    <w:tbl>
      <w:tblPr>
        <w:tblW w:w="14130" w:type="dxa"/>
        <w:tblInd w:w="85" w:type="dxa"/>
        <w:tblLayout w:type="fixed"/>
        <w:tblLook w:val="04A0" w:firstRow="1" w:lastRow="0" w:firstColumn="1" w:lastColumn="0" w:noHBand="0" w:noVBand="1"/>
      </w:tblPr>
      <w:tblGrid>
        <w:gridCol w:w="733"/>
        <w:gridCol w:w="1337"/>
        <w:gridCol w:w="3060"/>
        <w:gridCol w:w="720"/>
        <w:gridCol w:w="540"/>
        <w:gridCol w:w="1800"/>
        <w:gridCol w:w="5940"/>
      </w:tblGrid>
      <w:tr w:rsidR="005E7342" w:rsidRPr="007A7341" w14:paraId="447B5EA5" w14:textId="77777777" w:rsidTr="00910EC1">
        <w:trPr>
          <w:trHeight w:val="465"/>
          <w:tblHeader/>
        </w:trPr>
        <w:tc>
          <w:tcPr>
            <w:tcW w:w="733"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hideMark/>
          </w:tcPr>
          <w:p w14:paraId="0022877F" w14:textId="77777777" w:rsidR="005E7342" w:rsidRPr="007A7341" w:rsidRDefault="005E7342" w:rsidP="00910EC1">
            <w:pPr>
              <w:spacing w:after="0" w:line="240" w:lineRule="auto"/>
              <w:jc w:val="center"/>
              <w:rPr>
                <w:rFonts w:ascii="Arial" w:eastAsia="Times New Roman" w:hAnsi="Arial" w:cs="Arial"/>
                <w:b/>
                <w:sz w:val="16"/>
                <w:szCs w:val="16"/>
              </w:rPr>
            </w:pPr>
            <w:r w:rsidRPr="007A7341">
              <w:rPr>
                <w:rFonts w:ascii="Arial" w:eastAsia="Times New Roman" w:hAnsi="Arial" w:cs="Arial"/>
                <w:b/>
                <w:sz w:val="16"/>
                <w:szCs w:val="16"/>
              </w:rPr>
              <w:t>FIELD</w:t>
            </w:r>
          </w:p>
        </w:tc>
        <w:tc>
          <w:tcPr>
            <w:tcW w:w="1337"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tcPr>
          <w:p w14:paraId="47B4D633" w14:textId="77777777" w:rsidR="005E7342" w:rsidRPr="007A7341" w:rsidRDefault="005E7342" w:rsidP="00910EC1">
            <w:pPr>
              <w:spacing w:after="0" w:line="240" w:lineRule="auto"/>
              <w:jc w:val="center"/>
              <w:rPr>
                <w:rFonts w:ascii="Arial" w:eastAsia="Times New Roman" w:hAnsi="Arial" w:cs="Arial"/>
                <w:b/>
                <w:bCs/>
                <w:sz w:val="16"/>
                <w:szCs w:val="16"/>
              </w:rPr>
            </w:pPr>
            <w:r w:rsidRPr="007A7341">
              <w:rPr>
                <w:rFonts w:ascii="Arial" w:eastAsia="Times New Roman" w:hAnsi="Arial" w:cs="Arial"/>
                <w:b/>
                <w:sz w:val="16"/>
                <w:szCs w:val="16"/>
              </w:rPr>
              <w:t>SUBFIELD (S)</w:t>
            </w:r>
          </w:p>
        </w:tc>
        <w:tc>
          <w:tcPr>
            <w:tcW w:w="3060"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tcPr>
          <w:p w14:paraId="7F8A2BCE" w14:textId="77777777" w:rsidR="005E7342" w:rsidRPr="007A7341" w:rsidRDefault="005E7342" w:rsidP="00910EC1">
            <w:pPr>
              <w:spacing w:after="0" w:line="240" w:lineRule="auto"/>
              <w:jc w:val="center"/>
              <w:rPr>
                <w:rFonts w:ascii="Arial" w:eastAsia="Times New Roman" w:hAnsi="Arial" w:cs="Arial"/>
                <w:b/>
                <w:bCs/>
                <w:sz w:val="16"/>
                <w:szCs w:val="16"/>
              </w:rPr>
            </w:pPr>
            <w:r w:rsidRPr="007A7341">
              <w:rPr>
                <w:rFonts w:ascii="Arial" w:eastAsia="Times New Roman" w:hAnsi="Arial" w:cs="Arial"/>
                <w:b/>
                <w:bCs/>
                <w:sz w:val="16"/>
                <w:szCs w:val="16"/>
              </w:rPr>
              <w:t>HL7 Description</w:t>
            </w:r>
          </w:p>
        </w:tc>
        <w:tc>
          <w:tcPr>
            <w:tcW w:w="720"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tcPr>
          <w:p w14:paraId="72BF7EC9" w14:textId="77777777" w:rsidR="005E7342" w:rsidRPr="007A7341" w:rsidRDefault="005E7342" w:rsidP="00910EC1">
            <w:pPr>
              <w:spacing w:after="0" w:line="240" w:lineRule="auto"/>
              <w:jc w:val="center"/>
              <w:rPr>
                <w:rFonts w:ascii="Arial" w:eastAsia="Times New Roman" w:hAnsi="Arial" w:cs="Arial"/>
                <w:b/>
                <w:bCs/>
                <w:sz w:val="16"/>
                <w:szCs w:val="16"/>
              </w:rPr>
            </w:pPr>
            <w:r w:rsidRPr="007A7341">
              <w:rPr>
                <w:rFonts w:ascii="Arial" w:eastAsia="Times New Roman" w:hAnsi="Arial" w:cs="Arial"/>
                <w:b/>
                <w:bCs/>
                <w:sz w:val="16"/>
                <w:szCs w:val="16"/>
              </w:rPr>
              <w:t>LEN</w:t>
            </w:r>
          </w:p>
        </w:tc>
        <w:tc>
          <w:tcPr>
            <w:tcW w:w="540"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hideMark/>
          </w:tcPr>
          <w:p w14:paraId="376FD616" w14:textId="77777777" w:rsidR="005E7342" w:rsidRPr="007A7341" w:rsidRDefault="005E7342" w:rsidP="00910EC1">
            <w:pPr>
              <w:spacing w:after="0" w:line="240" w:lineRule="auto"/>
              <w:jc w:val="center"/>
              <w:rPr>
                <w:rFonts w:ascii="Arial" w:eastAsia="Times New Roman" w:hAnsi="Arial" w:cs="Arial"/>
                <w:b/>
                <w:bCs/>
                <w:sz w:val="16"/>
                <w:szCs w:val="16"/>
              </w:rPr>
            </w:pPr>
            <w:r w:rsidRPr="007A7341">
              <w:rPr>
                <w:rFonts w:ascii="Arial" w:eastAsia="Times New Roman" w:hAnsi="Arial" w:cs="Arial"/>
                <w:b/>
                <w:bCs/>
                <w:sz w:val="16"/>
                <w:szCs w:val="16"/>
              </w:rPr>
              <w:t>R/O</w:t>
            </w:r>
          </w:p>
        </w:tc>
        <w:tc>
          <w:tcPr>
            <w:tcW w:w="1800"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hideMark/>
          </w:tcPr>
          <w:p w14:paraId="5874E794" w14:textId="77777777" w:rsidR="005E7342" w:rsidRPr="007A7341" w:rsidRDefault="005E7342" w:rsidP="00910EC1">
            <w:pPr>
              <w:spacing w:after="0" w:line="240" w:lineRule="auto"/>
              <w:jc w:val="center"/>
              <w:rPr>
                <w:rFonts w:ascii="Arial" w:eastAsia="Times New Roman" w:hAnsi="Arial" w:cs="Arial"/>
                <w:b/>
                <w:bCs/>
                <w:sz w:val="16"/>
                <w:szCs w:val="16"/>
              </w:rPr>
            </w:pPr>
            <w:r w:rsidRPr="007A7341">
              <w:rPr>
                <w:rFonts w:ascii="Arial" w:eastAsia="Times New Roman" w:hAnsi="Arial" w:cs="Arial"/>
                <w:b/>
                <w:bCs/>
                <w:sz w:val="16"/>
                <w:szCs w:val="16"/>
              </w:rPr>
              <w:t>VENDOR FORMAT/SAMPLE</w:t>
            </w:r>
          </w:p>
        </w:tc>
        <w:tc>
          <w:tcPr>
            <w:tcW w:w="5940"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tcPr>
          <w:p w14:paraId="17E4ED96" w14:textId="77777777" w:rsidR="005E7342" w:rsidRPr="007A7341" w:rsidRDefault="005E7342" w:rsidP="00910EC1">
            <w:pPr>
              <w:pStyle w:val="NormalWeb"/>
              <w:spacing w:before="0" w:beforeAutospacing="0" w:after="0" w:afterAutospacing="0"/>
              <w:jc w:val="center"/>
              <w:rPr>
                <w:rFonts w:ascii="Arial" w:eastAsia="Times New Roman" w:hAnsi="Arial" w:cs="Arial"/>
                <w:b/>
                <w:bCs/>
                <w:sz w:val="16"/>
                <w:szCs w:val="16"/>
              </w:rPr>
            </w:pPr>
            <w:r w:rsidRPr="007A7341">
              <w:rPr>
                <w:rFonts w:ascii="Arial" w:eastAsia="Times New Roman" w:hAnsi="Arial" w:cs="Arial"/>
                <w:b/>
                <w:bCs/>
                <w:sz w:val="16"/>
                <w:szCs w:val="16"/>
              </w:rPr>
              <w:t>COMMENTS</w:t>
            </w:r>
          </w:p>
        </w:tc>
      </w:tr>
      <w:tr w:rsidR="005E7342" w:rsidRPr="00455548" w14:paraId="26E42271" w14:textId="77777777" w:rsidTr="00910EC1">
        <w:trPr>
          <w:trHeight w:val="255"/>
        </w:trPr>
        <w:tc>
          <w:tcPr>
            <w:tcW w:w="733" w:type="dxa"/>
            <w:tcBorders>
              <w:top w:val="nil"/>
              <w:left w:val="double" w:sz="6" w:space="0" w:color="auto"/>
              <w:bottom w:val="single" w:sz="4" w:space="0" w:color="auto"/>
              <w:right w:val="single" w:sz="4" w:space="0" w:color="auto"/>
            </w:tcBorders>
            <w:shd w:val="clear" w:color="auto" w:fill="auto"/>
            <w:vAlign w:val="center"/>
            <w:hideMark/>
          </w:tcPr>
          <w:p w14:paraId="4BEAC0E6" w14:textId="77777777" w:rsidR="005E7342" w:rsidRPr="00455548" w:rsidRDefault="005E7342" w:rsidP="00910EC1">
            <w:pPr>
              <w:spacing w:after="0" w:line="240" w:lineRule="auto"/>
              <w:jc w:val="center"/>
              <w:rPr>
                <w:rFonts w:ascii="Arial" w:eastAsia="Times New Roman" w:hAnsi="Arial" w:cs="Arial"/>
                <w:bCs/>
                <w:sz w:val="16"/>
                <w:szCs w:val="16"/>
              </w:rPr>
            </w:pPr>
            <w:r w:rsidRPr="00455548">
              <w:rPr>
                <w:rFonts w:ascii="Arial" w:eastAsia="Times New Roman" w:hAnsi="Arial" w:cs="Arial"/>
                <w:bCs/>
                <w:sz w:val="16"/>
                <w:szCs w:val="16"/>
              </w:rPr>
              <w:t>1</w:t>
            </w:r>
          </w:p>
        </w:tc>
        <w:tc>
          <w:tcPr>
            <w:tcW w:w="1337" w:type="dxa"/>
            <w:tcBorders>
              <w:top w:val="single" w:sz="4" w:space="0" w:color="auto"/>
              <w:left w:val="nil"/>
              <w:bottom w:val="single" w:sz="4" w:space="0" w:color="auto"/>
              <w:right w:val="single" w:sz="4" w:space="0" w:color="auto"/>
            </w:tcBorders>
            <w:vAlign w:val="center"/>
          </w:tcPr>
          <w:p w14:paraId="07F7130C"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vAlign w:val="center"/>
          </w:tcPr>
          <w:p w14:paraId="2CA25E85"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Set ID</w:t>
            </w:r>
          </w:p>
        </w:tc>
        <w:tc>
          <w:tcPr>
            <w:tcW w:w="720" w:type="dxa"/>
            <w:tcBorders>
              <w:top w:val="single" w:sz="4" w:space="0" w:color="auto"/>
              <w:left w:val="single" w:sz="4" w:space="0" w:color="auto"/>
              <w:bottom w:val="single" w:sz="4" w:space="0" w:color="auto"/>
              <w:right w:val="single" w:sz="4" w:space="0" w:color="auto"/>
            </w:tcBorders>
            <w:vAlign w:val="center"/>
          </w:tcPr>
          <w:p w14:paraId="6C10DFC4"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4</w:t>
            </w:r>
          </w:p>
        </w:tc>
        <w:tc>
          <w:tcPr>
            <w:tcW w:w="540" w:type="dxa"/>
            <w:tcBorders>
              <w:top w:val="single" w:sz="4" w:space="0" w:color="auto"/>
              <w:left w:val="single" w:sz="4" w:space="0" w:color="auto"/>
              <w:bottom w:val="single" w:sz="4" w:space="0" w:color="auto"/>
              <w:right w:val="nil"/>
            </w:tcBorders>
            <w:shd w:val="clear" w:color="auto" w:fill="auto"/>
            <w:vAlign w:val="center"/>
          </w:tcPr>
          <w:p w14:paraId="5E655F08"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R</w:t>
            </w:r>
          </w:p>
        </w:tc>
        <w:tc>
          <w:tcPr>
            <w:tcW w:w="1800" w:type="dxa"/>
            <w:tcBorders>
              <w:top w:val="nil"/>
              <w:left w:val="single" w:sz="4" w:space="0" w:color="auto"/>
              <w:bottom w:val="single" w:sz="4" w:space="0" w:color="auto"/>
              <w:right w:val="double" w:sz="6" w:space="0" w:color="auto"/>
            </w:tcBorders>
            <w:shd w:val="clear" w:color="auto" w:fill="auto"/>
            <w:vAlign w:val="center"/>
            <w:hideMark/>
          </w:tcPr>
          <w:p w14:paraId="71FBA76B" w14:textId="77777777" w:rsidR="005E7342" w:rsidRPr="00455548" w:rsidRDefault="005E7342" w:rsidP="00910EC1">
            <w:pPr>
              <w:spacing w:after="0"/>
              <w:jc w:val="center"/>
              <w:rPr>
                <w:rFonts w:ascii="Arial" w:eastAsia="Times New Roman" w:hAnsi="Arial" w:cs="Arial"/>
                <w:bCs/>
                <w:sz w:val="16"/>
                <w:szCs w:val="16"/>
              </w:rPr>
            </w:pPr>
          </w:p>
        </w:tc>
        <w:tc>
          <w:tcPr>
            <w:tcW w:w="5940" w:type="dxa"/>
            <w:tcBorders>
              <w:top w:val="nil"/>
              <w:left w:val="single" w:sz="4" w:space="0" w:color="auto"/>
              <w:bottom w:val="single" w:sz="4" w:space="0" w:color="auto"/>
              <w:right w:val="double" w:sz="6" w:space="0" w:color="auto"/>
            </w:tcBorders>
            <w:vAlign w:val="center"/>
          </w:tcPr>
          <w:p w14:paraId="5E52BB31" w14:textId="77777777" w:rsidR="005E7342" w:rsidRPr="00455548" w:rsidRDefault="005E7342" w:rsidP="00910EC1">
            <w:pPr>
              <w:spacing w:after="0"/>
              <w:rPr>
                <w:rFonts w:ascii="Arial" w:eastAsia="Times New Roman" w:hAnsi="Arial" w:cs="Arial"/>
                <w:bCs/>
                <w:sz w:val="16"/>
                <w:szCs w:val="16"/>
              </w:rPr>
            </w:pPr>
          </w:p>
        </w:tc>
      </w:tr>
      <w:tr w:rsidR="005E7342" w:rsidRPr="00455548" w14:paraId="03B5ABAB"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90A0226" w14:textId="77777777" w:rsidR="005E7342" w:rsidRPr="00455548"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2</w:t>
            </w:r>
          </w:p>
        </w:tc>
        <w:tc>
          <w:tcPr>
            <w:tcW w:w="13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012F04"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7583AC"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Diagnosis Coding Method</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492173"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94E297" w14:textId="34B39E56" w:rsidR="005E7342" w:rsidRPr="007F74F8" w:rsidRDefault="002F5AE8" w:rsidP="00910EC1">
            <w:pPr>
              <w:spacing w:after="0"/>
              <w:jc w:val="center"/>
              <w:rPr>
                <w:rFonts w:ascii="Arial" w:eastAsia="Times New Roman" w:hAnsi="Arial" w:cs="Arial"/>
                <w:bCs/>
                <w:sz w:val="16"/>
                <w:szCs w:val="16"/>
              </w:rPr>
            </w:pPr>
            <w:r>
              <w:rPr>
                <w:rFonts w:ascii="Arial" w:eastAsia="Times New Roman" w:hAnsi="Arial" w:cs="Arial"/>
                <w:bCs/>
                <w:sz w:val="16"/>
                <w:szCs w:val="16"/>
              </w:rPr>
              <w:t>O</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C57BF9" w14:textId="663AE64A" w:rsidR="005E7342" w:rsidRPr="00455548" w:rsidRDefault="002F5AE8" w:rsidP="00910EC1">
            <w:pPr>
              <w:spacing w:after="0"/>
              <w:jc w:val="center"/>
              <w:rPr>
                <w:rFonts w:ascii="Arial" w:eastAsia="Times New Roman" w:hAnsi="Arial" w:cs="Arial"/>
                <w:bCs/>
                <w:sz w:val="16"/>
                <w:szCs w:val="16"/>
              </w:rPr>
            </w:pPr>
            <w:r>
              <w:rPr>
                <w:rFonts w:ascii="Arial" w:eastAsia="Times New Roman" w:hAnsi="Arial" w:cs="Arial"/>
                <w:bCs/>
                <w:sz w:val="16"/>
                <w:szCs w:val="16"/>
              </w:rPr>
              <w:t>I10</w:t>
            </w:r>
          </w:p>
        </w:tc>
        <w:tc>
          <w:tcPr>
            <w:tcW w:w="59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031AD04" w14:textId="63D21AC0" w:rsidR="005E7342"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Diagnosis Coding Method</w:t>
            </w:r>
          </w:p>
          <w:p w14:paraId="0E5929A5" w14:textId="77777777" w:rsidR="002F5AE8" w:rsidRDefault="002F5AE8" w:rsidP="00910EC1">
            <w:pPr>
              <w:spacing w:after="0"/>
              <w:rPr>
                <w:rFonts w:ascii="Arial" w:eastAsia="Times New Roman" w:hAnsi="Arial" w:cs="Arial"/>
                <w:bCs/>
                <w:sz w:val="16"/>
                <w:szCs w:val="16"/>
              </w:rPr>
            </w:pPr>
          </w:p>
          <w:p w14:paraId="618AE72A" w14:textId="3D7D96B8" w:rsidR="005E7342" w:rsidRDefault="002F5AE8" w:rsidP="00910EC1">
            <w:pPr>
              <w:spacing w:after="0"/>
              <w:rPr>
                <w:rFonts w:ascii="Arial" w:hAnsi="Arial" w:cs="Arial"/>
                <w:bCs/>
                <w:sz w:val="16"/>
                <w:szCs w:val="16"/>
              </w:rPr>
            </w:pPr>
            <w:r w:rsidRPr="00AA2741">
              <w:rPr>
                <w:rFonts w:ascii="Arial" w:hAnsi="Arial" w:cs="Arial"/>
                <w:bCs/>
                <w:sz w:val="16"/>
                <w:szCs w:val="16"/>
              </w:rPr>
              <w:t>See</w:t>
            </w:r>
            <w:r>
              <w:rPr>
                <w:rStyle w:val="Hyperlink"/>
                <w:rFonts w:ascii="Arial" w:eastAsia="Times New Roman" w:hAnsi="Arial" w:cs="Arial"/>
                <w:sz w:val="16"/>
                <w:szCs w:val="16"/>
              </w:rPr>
              <w:t xml:space="preserve"> </w:t>
            </w:r>
            <w:hyperlink r:id="rId16" w:history="1">
              <w:r w:rsidRPr="00866305">
                <w:rPr>
                  <w:rStyle w:val="Hyperlink"/>
                  <w:rFonts w:ascii="Arial" w:eastAsia="Times New Roman" w:hAnsi="Arial" w:cs="Arial"/>
                  <w:sz w:val="16"/>
                  <w:szCs w:val="16"/>
                </w:rPr>
                <w:t>http://www.hl7.eu/refactored/tab0396.html</w:t>
              </w:r>
            </w:hyperlink>
            <w:r>
              <w:rPr>
                <w:rStyle w:val="Hyperlink"/>
                <w:rFonts w:ascii="Arial" w:eastAsia="Times New Roman" w:hAnsi="Arial" w:cs="Arial"/>
                <w:sz w:val="16"/>
                <w:szCs w:val="16"/>
              </w:rPr>
              <w:t xml:space="preserve"> </w:t>
            </w:r>
            <w:r>
              <w:rPr>
                <w:rFonts w:ascii="Arial" w:hAnsi="Arial" w:cs="Arial"/>
                <w:bCs/>
                <w:sz w:val="16"/>
                <w:szCs w:val="16"/>
              </w:rPr>
              <w:t>for full list of coding systems.</w:t>
            </w:r>
          </w:p>
          <w:p w14:paraId="160BF567" w14:textId="77777777" w:rsidR="002F5AE8" w:rsidRDefault="002F5AE8" w:rsidP="00910EC1">
            <w:pPr>
              <w:spacing w:after="0"/>
              <w:rPr>
                <w:rFonts w:ascii="Arial" w:eastAsia="Times New Roman" w:hAnsi="Arial" w:cs="Arial"/>
                <w:bCs/>
                <w:sz w:val="16"/>
                <w:szCs w:val="16"/>
              </w:rPr>
            </w:pPr>
          </w:p>
          <w:p w14:paraId="28D32A8C" w14:textId="77777777" w:rsidR="005E7342"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Note: Deprecated in v2.4; replaced with DG1-3-3</w:t>
            </w:r>
          </w:p>
          <w:p w14:paraId="4814131A" w14:textId="77777777" w:rsidR="005E7342" w:rsidRDefault="005E7342" w:rsidP="00910EC1">
            <w:pPr>
              <w:spacing w:after="0"/>
              <w:rPr>
                <w:rFonts w:ascii="Arial" w:hAnsi="Arial" w:cs="Arial"/>
                <w:bCs/>
                <w:sz w:val="16"/>
                <w:szCs w:val="16"/>
              </w:rPr>
            </w:pPr>
          </w:p>
          <w:p w14:paraId="452DA8E8" w14:textId="77777777" w:rsidR="005E7342" w:rsidRPr="00455548" w:rsidRDefault="005E7342" w:rsidP="00910EC1">
            <w:pPr>
              <w:spacing w:after="0"/>
              <w:rPr>
                <w:rFonts w:ascii="Arial" w:eastAsia="Times New Roman" w:hAnsi="Arial" w:cs="Arial"/>
                <w:bCs/>
                <w:sz w:val="16"/>
                <w:szCs w:val="16"/>
              </w:rPr>
            </w:pPr>
          </w:p>
        </w:tc>
      </w:tr>
      <w:tr w:rsidR="005E7342" w:rsidRPr="00455548" w14:paraId="5C7A15DD"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auto"/>
            <w:vAlign w:val="center"/>
          </w:tcPr>
          <w:p w14:paraId="6B877B5C" w14:textId="77777777" w:rsidR="005E7342" w:rsidRPr="00455548"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3</w:t>
            </w:r>
          </w:p>
        </w:tc>
        <w:tc>
          <w:tcPr>
            <w:tcW w:w="1337" w:type="dxa"/>
            <w:tcBorders>
              <w:top w:val="single" w:sz="4" w:space="0" w:color="auto"/>
              <w:left w:val="single" w:sz="4" w:space="0" w:color="auto"/>
              <w:bottom w:val="single" w:sz="4" w:space="0" w:color="auto"/>
              <w:right w:val="single" w:sz="4" w:space="0" w:color="auto"/>
            </w:tcBorders>
            <w:vAlign w:val="center"/>
          </w:tcPr>
          <w:p w14:paraId="47947A1F" w14:textId="77777777" w:rsidR="005E7342" w:rsidRPr="0052352B"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1</w:t>
            </w:r>
          </w:p>
        </w:tc>
        <w:tc>
          <w:tcPr>
            <w:tcW w:w="3060" w:type="dxa"/>
            <w:tcBorders>
              <w:top w:val="single" w:sz="4" w:space="0" w:color="auto"/>
              <w:left w:val="single" w:sz="4" w:space="0" w:color="auto"/>
              <w:bottom w:val="single" w:sz="4" w:space="0" w:color="auto"/>
              <w:right w:val="single" w:sz="4" w:space="0" w:color="auto"/>
            </w:tcBorders>
            <w:vAlign w:val="center"/>
          </w:tcPr>
          <w:p w14:paraId="261DE14A"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Diagnosis Code</w:t>
            </w:r>
            <w:r>
              <w:rPr>
                <w:rFonts w:ascii="Arial" w:eastAsia="Times New Roman" w:hAnsi="Arial" w:cs="Arial"/>
                <w:bCs/>
                <w:sz w:val="16"/>
                <w:szCs w:val="16"/>
              </w:rPr>
              <w:t xml:space="preserve"> - Identifier</w:t>
            </w:r>
          </w:p>
        </w:tc>
        <w:tc>
          <w:tcPr>
            <w:tcW w:w="720" w:type="dxa"/>
            <w:tcBorders>
              <w:top w:val="single" w:sz="4" w:space="0" w:color="auto"/>
              <w:left w:val="single" w:sz="4" w:space="0" w:color="auto"/>
              <w:bottom w:val="single" w:sz="4" w:space="0" w:color="auto"/>
              <w:right w:val="single" w:sz="4" w:space="0" w:color="auto"/>
            </w:tcBorders>
            <w:vAlign w:val="center"/>
          </w:tcPr>
          <w:p w14:paraId="6358882E"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16</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566D44AC"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R</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38F04CE8"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Example: L10</w:t>
            </w:r>
          </w:p>
        </w:tc>
        <w:tc>
          <w:tcPr>
            <w:tcW w:w="5940" w:type="dxa"/>
            <w:tcBorders>
              <w:top w:val="single" w:sz="4" w:space="0" w:color="auto"/>
              <w:left w:val="single" w:sz="4" w:space="0" w:color="auto"/>
              <w:bottom w:val="single" w:sz="4" w:space="0" w:color="auto"/>
              <w:right w:val="single" w:sz="4" w:space="0" w:color="auto"/>
            </w:tcBorders>
            <w:vAlign w:val="center"/>
          </w:tcPr>
          <w:p w14:paraId="75C332A0" w14:textId="77777777" w:rsidR="005E7342" w:rsidRPr="00455548"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Diagnosis Code</w:t>
            </w:r>
          </w:p>
        </w:tc>
      </w:tr>
      <w:tr w:rsidR="005E7342" w:rsidRPr="00455548" w14:paraId="05F49589" w14:textId="77777777" w:rsidTr="002F5AE8">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A5B54C"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3</w:t>
            </w:r>
          </w:p>
        </w:tc>
        <w:tc>
          <w:tcPr>
            <w:tcW w:w="13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2901AC" w14:textId="77777777" w:rsidR="005E7342" w:rsidRPr="0052352B"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w:t>
            </w:r>
          </w:p>
        </w:tc>
        <w:tc>
          <w:tcPr>
            <w:tcW w:w="3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231EDE3" w14:textId="77777777" w:rsidR="005E7342" w:rsidRPr="0052352B"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Diagnosis Code - Description</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800577"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64</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5E8491"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107C75"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Napkin Rash</w:t>
            </w:r>
          </w:p>
        </w:tc>
        <w:tc>
          <w:tcPr>
            <w:tcW w:w="59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833673" w14:textId="7E5141BD" w:rsidR="002F5AE8" w:rsidRPr="00455548" w:rsidRDefault="005E7342" w:rsidP="002F5AE8">
            <w:pPr>
              <w:spacing w:after="0"/>
              <w:rPr>
                <w:rFonts w:ascii="Arial" w:eastAsia="Times New Roman" w:hAnsi="Arial" w:cs="Arial"/>
                <w:bCs/>
                <w:sz w:val="16"/>
                <w:szCs w:val="16"/>
              </w:rPr>
            </w:pPr>
            <w:r>
              <w:rPr>
                <w:rFonts w:ascii="Arial" w:eastAsia="Times New Roman" w:hAnsi="Arial" w:cs="Arial"/>
                <w:bCs/>
                <w:sz w:val="16"/>
                <w:szCs w:val="16"/>
              </w:rPr>
              <w:t>Diagnosis Code Description</w:t>
            </w:r>
          </w:p>
          <w:p w14:paraId="2ACC981F" w14:textId="19384308" w:rsidR="005E7342" w:rsidRPr="00455548" w:rsidRDefault="005E7342" w:rsidP="00910EC1">
            <w:pPr>
              <w:spacing w:after="0"/>
              <w:rPr>
                <w:rFonts w:ascii="Arial" w:eastAsia="Times New Roman" w:hAnsi="Arial" w:cs="Arial"/>
                <w:bCs/>
                <w:sz w:val="16"/>
                <w:szCs w:val="16"/>
              </w:rPr>
            </w:pPr>
          </w:p>
        </w:tc>
      </w:tr>
      <w:tr w:rsidR="005E7342" w:rsidRPr="00455548" w14:paraId="222565DE" w14:textId="77777777" w:rsidTr="002F5AE8">
        <w:trPr>
          <w:trHeight w:val="1430"/>
        </w:trPr>
        <w:tc>
          <w:tcPr>
            <w:tcW w:w="7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196C0F"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3</w:t>
            </w:r>
          </w:p>
        </w:tc>
        <w:tc>
          <w:tcPr>
            <w:tcW w:w="13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533345" w14:textId="77777777" w:rsidR="005E7342" w:rsidRPr="0052352B"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3</w:t>
            </w:r>
          </w:p>
        </w:tc>
        <w:tc>
          <w:tcPr>
            <w:tcW w:w="3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FE2C444" w14:textId="77777777" w:rsidR="005E7342" w:rsidRPr="0052352B"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Diagnosis Code – Coding System</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905B9D"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16</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7A10"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B2A476"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I10</w:t>
            </w:r>
          </w:p>
        </w:tc>
        <w:tc>
          <w:tcPr>
            <w:tcW w:w="59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39C64B" w14:textId="41CA49A0" w:rsidR="005E7342" w:rsidRDefault="005E7342" w:rsidP="002F5AE8">
            <w:pPr>
              <w:spacing w:after="0" w:line="240" w:lineRule="auto"/>
              <w:rPr>
                <w:rFonts w:ascii="Arial" w:hAnsi="Arial" w:cs="Arial"/>
                <w:bCs/>
                <w:sz w:val="16"/>
                <w:szCs w:val="16"/>
              </w:rPr>
            </w:pPr>
            <w:r>
              <w:rPr>
                <w:rFonts w:ascii="Arial" w:hAnsi="Arial" w:cs="Arial"/>
                <w:bCs/>
                <w:sz w:val="16"/>
                <w:szCs w:val="16"/>
              </w:rPr>
              <w:t>Coding System</w:t>
            </w:r>
          </w:p>
          <w:p w14:paraId="0179028B" w14:textId="77777777" w:rsidR="005E7342" w:rsidRDefault="005E7342" w:rsidP="00910EC1">
            <w:pPr>
              <w:spacing w:after="0" w:line="240" w:lineRule="auto"/>
              <w:rPr>
                <w:rFonts w:ascii="Arial" w:hAnsi="Arial" w:cs="Arial"/>
                <w:bCs/>
                <w:sz w:val="16"/>
                <w:szCs w:val="16"/>
              </w:rPr>
            </w:pPr>
          </w:p>
          <w:p w14:paraId="1A633310" w14:textId="77777777" w:rsidR="005E7342" w:rsidRDefault="005E7342" w:rsidP="00910EC1">
            <w:pPr>
              <w:spacing w:after="0" w:line="240" w:lineRule="auto"/>
              <w:rPr>
                <w:rFonts w:ascii="Arial" w:hAnsi="Arial" w:cs="Arial"/>
                <w:bCs/>
                <w:sz w:val="16"/>
                <w:szCs w:val="16"/>
              </w:rPr>
            </w:pPr>
            <w:r>
              <w:rPr>
                <w:rFonts w:ascii="Arial" w:hAnsi="Arial" w:cs="Arial"/>
                <w:bCs/>
                <w:sz w:val="16"/>
                <w:szCs w:val="16"/>
              </w:rPr>
              <w:t>I9 = ICD-9</w:t>
            </w:r>
          </w:p>
          <w:p w14:paraId="6AAAB8DD" w14:textId="77777777" w:rsidR="005E7342" w:rsidRDefault="005E7342" w:rsidP="00910EC1">
            <w:pPr>
              <w:spacing w:after="0" w:line="240" w:lineRule="auto"/>
              <w:rPr>
                <w:rFonts w:ascii="Arial" w:hAnsi="Arial" w:cs="Arial"/>
                <w:bCs/>
                <w:sz w:val="16"/>
                <w:szCs w:val="16"/>
              </w:rPr>
            </w:pPr>
            <w:r>
              <w:rPr>
                <w:rFonts w:ascii="Arial" w:hAnsi="Arial" w:cs="Arial"/>
                <w:bCs/>
                <w:sz w:val="16"/>
                <w:szCs w:val="16"/>
              </w:rPr>
              <w:t>I9C = ICD9-CM</w:t>
            </w:r>
          </w:p>
          <w:p w14:paraId="3282E9A3" w14:textId="77777777" w:rsidR="005E7342" w:rsidRDefault="005E7342" w:rsidP="00910EC1">
            <w:pPr>
              <w:spacing w:after="0" w:line="240" w:lineRule="auto"/>
              <w:rPr>
                <w:rFonts w:ascii="Arial" w:hAnsi="Arial" w:cs="Arial"/>
                <w:bCs/>
                <w:sz w:val="16"/>
                <w:szCs w:val="16"/>
              </w:rPr>
            </w:pPr>
            <w:r>
              <w:rPr>
                <w:rFonts w:ascii="Arial" w:hAnsi="Arial" w:cs="Arial"/>
                <w:bCs/>
                <w:sz w:val="16"/>
                <w:szCs w:val="16"/>
              </w:rPr>
              <w:t xml:space="preserve">I10 = ICD-10 </w:t>
            </w:r>
          </w:p>
          <w:p w14:paraId="6349F139" w14:textId="77777777" w:rsidR="005E7342" w:rsidRDefault="005E7342" w:rsidP="00910EC1">
            <w:pPr>
              <w:spacing w:after="0" w:line="240" w:lineRule="auto"/>
              <w:rPr>
                <w:rFonts w:ascii="Arial" w:hAnsi="Arial" w:cs="Arial"/>
                <w:bCs/>
                <w:sz w:val="16"/>
                <w:szCs w:val="16"/>
              </w:rPr>
            </w:pPr>
            <w:r>
              <w:rPr>
                <w:rFonts w:ascii="Arial" w:hAnsi="Arial" w:cs="Arial"/>
                <w:bCs/>
                <w:sz w:val="16"/>
                <w:szCs w:val="16"/>
              </w:rPr>
              <w:t>I10C = ICD10-CM</w:t>
            </w:r>
          </w:p>
          <w:p w14:paraId="26B7FDD6" w14:textId="77777777" w:rsidR="005E7342" w:rsidRDefault="005E7342" w:rsidP="00910EC1">
            <w:pPr>
              <w:spacing w:after="0" w:line="240" w:lineRule="auto"/>
              <w:rPr>
                <w:rFonts w:ascii="Arial" w:hAnsi="Arial" w:cs="Arial"/>
                <w:bCs/>
                <w:sz w:val="16"/>
                <w:szCs w:val="16"/>
              </w:rPr>
            </w:pPr>
          </w:p>
          <w:p w14:paraId="7B91C452" w14:textId="77777777" w:rsidR="005E7342" w:rsidRPr="009F64D2" w:rsidRDefault="005E7342" w:rsidP="00910EC1">
            <w:pPr>
              <w:spacing w:after="0" w:line="240" w:lineRule="auto"/>
              <w:rPr>
                <w:rFonts w:ascii="Arial" w:eastAsia="Times New Roman" w:hAnsi="Arial" w:cs="Arial"/>
                <w:sz w:val="16"/>
                <w:szCs w:val="16"/>
              </w:rPr>
            </w:pPr>
            <w:r w:rsidRPr="00AA2741">
              <w:rPr>
                <w:rFonts w:ascii="Arial" w:hAnsi="Arial" w:cs="Arial"/>
                <w:bCs/>
                <w:sz w:val="16"/>
                <w:szCs w:val="16"/>
              </w:rPr>
              <w:t>See</w:t>
            </w:r>
            <w:r>
              <w:rPr>
                <w:rStyle w:val="Hyperlink"/>
                <w:rFonts w:ascii="Arial" w:eastAsia="Times New Roman" w:hAnsi="Arial" w:cs="Arial"/>
                <w:sz w:val="16"/>
                <w:szCs w:val="16"/>
              </w:rPr>
              <w:t xml:space="preserve"> </w:t>
            </w:r>
            <w:hyperlink r:id="rId17" w:history="1">
              <w:r w:rsidRPr="00866305">
                <w:rPr>
                  <w:rStyle w:val="Hyperlink"/>
                  <w:rFonts w:ascii="Arial" w:eastAsia="Times New Roman" w:hAnsi="Arial" w:cs="Arial"/>
                  <w:sz w:val="16"/>
                  <w:szCs w:val="16"/>
                </w:rPr>
                <w:t>http://www.hl7.eu/refactored/tab0396.html</w:t>
              </w:r>
            </w:hyperlink>
            <w:r>
              <w:rPr>
                <w:rStyle w:val="Hyperlink"/>
                <w:rFonts w:ascii="Arial" w:eastAsia="Times New Roman" w:hAnsi="Arial" w:cs="Arial"/>
                <w:sz w:val="16"/>
                <w:szCs w:val="16"/>
              </w:rPr>
              <w:t xml:space="preserve"> </w:t>
            </w:r>
            <w:r>
              <w:rPr>
                <w:rFonts w:ascii="Arial" w:hAnsi="Arial" w:cs="Arial"/>
                <w:bCs/>
                <w:sz w:val="16"/>
                <w:szCs w:val="16"/>
              </w:rPr>
              <w:t>for full list of coding systems.</w:t>
            </w:r>
          </w:p>
        </w:tc>
      </w:tr>
      <w:tr w:rsidR="005E7342" w:rsidRPr="00455548" w14:paraId="3F71F330"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FC1B4AB"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3</w:t>
            </w:r>
          </w:p>
        </w:tc>
        <w:tc>
          <w:tcPr>
            <w:tcW w:w="133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53CAE62" w14:textId="77777777" w:rsidR="005E7342" w:rsidRPr="0052352B"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4 - 6</w:t>
            </w:r>
          </w:p>
        </w:tc>
        <w:tc>
          <w:tcPr>
            <w:tcW w:w="30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AAA29" w14:textId="77777777" w:rsidR="005E7342" w:rsidRPr="0052352B"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Diagnosis Code – &lt;multiple sub-fields&gt;</w:t>
            </w:r>
          </w:p>
        </w:tc>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25EC873" w14:textId="77777777" w:rsidR="005E7342" w:rsidRDefault="005E7342" w:rsidP="00910EC1">
            <w:pPr>
              <w:spacing w:after="0"/>
              <w:jc w:val="center"/>
              <w:rPr>
                <w:rFonts w:ascii="Arial" w:eastAsia="Times New Roman" w:hAnsi="Arial" w:cs="Arial"/>
                <w:bCs/>
                <w:sz w:val="16"/>
                <w:szCs w:val="16"/>
              </w:rPr>
            </w:pPr>
          </w:p>
        </w:tc>
        <w:tc>
          <w:tcPr>
            <w:tcW w:w="5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3CD0A7"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D1D4739" w14:textId="77777777" w:rsidR="005E7342" w:rsidRPr="00455548" w:rsidRDefault="005E7342" w:rsidP="00910EC1">
            <w:pPr>
              <w:spacing w:after="0"/>
              <w:jc w:val="center"/>
              <w:rPr>
                <w:rFonts w:ascii="Arial" w:eastAsia="Times New Roman" w:hAnsi="Arial" w:cs="Arial"/>
                <w:bCs/>
                <w:sz w:val="16"/>
                <w:szCs w:val="16"/>
              </w:rPr>
            </w:pPr>
          </w:p>
        </w:tc>
        <w:tc>
          <w:tcPr>
            <w:tcW w:w="59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422427" w14:textId="77777777" w:rsidR="005E7342" w:rsidRPr="00455548" w:rsidRDefault="005E7342" w:rsidP="00910EC1">
            <w:pPr>
              <w:spacing w:after="0"/>
              <w:rPr>
                <w:rFonts w:ascii="Arial" w:eastAsia="Times New Roman" w:hAnsi="Arial" w:cs="Arial"/>
                <w:bCs/>
                <w:sz w:val="16"/>
                <w:szCs w:val="16"/>
              </w:rPr>
            </w:pPr>
          </w:p>
        </w:tc>
      </w:tr>
      <w:tr w:rsidR="005E7342" w:rsidRPr="00455548" w14:paraId="5347A1EB"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8B5E91" w14:textId="77777777" w:rsidR="005E7342" w:rsidRPr="00455548"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4</w:t>
            </w:r>
          </w:p>
        </w:tc>
        <w:tc>
          <w:tcPr>
            <w:tcW w:w="13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B7AA42"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0B67B0"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Diagnosis Description</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5B03E"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40</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497042D" w14:textId="232D796D" w:rsidR="005E7342" w:rsidRPr="007F74F8" w:rsidRDefault="002F5AE8" w:rsidP="00910EC1">
            <w:pPr>
              <w:spacing w:after="0"/>
              <w:jc w:val="center"/>
              <w:rPr>
                <w:rFonts w:ascii="Arial" w:eastAsia="Times New Roman" w:hAnsi="Arial" w:cs="Arial"/>
                <w:bCs/>
                <w:sz w:val="16"/>
                <w:szCs w:val="16"/>
              </w:rPr>
            </w:pPr>
            <w:r>
              <w:rPr>
                <w:rFonts w:ascii="Arial" w:eastAsia="Times New Roman" w:hAnsi="Arial" w:cs="Arial"/>
                <w:bCs/>
                <w:sz w:val="16"/>
                <w:szCs w:val="16"/>
              </w:rPr>
              <w:t>O</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0882164"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Napkin Rash</w:t>
            </w:r>
          </w:p>
        </w:tc>
        <w:tc>
          <w:tcPr>
            <w:tcW w:w="59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4C9D9E" w14:textId="77777777" w:rsidR="005E7342" w:rsidRPr="00455548"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Note: Deprecated in v2.4; replaced with DG1-3-2</w:t>
            </w:r>
          </w:p>
        </w:tc>
      </w:tr>
      <w:tr w:rsidR="005E7342" w:rsidRPr="00455548" w14:paraId="75FF0E0E"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E1BA74F"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5</w:t>
            </w:r>
          </w:p>
        </w:tc>
        <w:tc>
          <w:tcPr>
            <w:tcW w:w="133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5EE73F8"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7E3A4B9"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 xml:space="preserve">Diagnosis </w:t>
            </w:r>
            <w:r>
              <w:rPr>
                <w:rFonts w:ascii="Arial" w:eastAsia="Times New Roman" w:hAnsi="Arial" w:cs="Arial"/>
                <w:bCs/>
                <w:sz w:val="16"/>
                <w:szCs w:val="16"/>
              </w:rPr>
              <w:t xml:space="preserve">Onset </w:t>
            </w:r>
            <w:r w:rsidRPr="0052352B">
              <w:rPr>
                <w:rFonts w:ascii="Arial" w:eastAsia="Times New Roman" w:hAnsi="Arial" w:cs="Arial"/>
                <w:bCs/>
                <w:sz w:val="16"/>
                <w:szCs w:val="16"/>
              </w:rPr>
              <w:t>Date/Time</w:t>
            </w:r>
          </w:p>
        </w:tc>
        <w:tc>
          <w:tcPr>
            <w:tcW w:w="72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3330673"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26</w:t>
            </w:r>
          </w:p>
        </w:tc>
        <w:tc>
          <w:tcPr>
            <w:tcW w:w="5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78B614A"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92022DB" w14:textId="77777777" w:rsidR="005E7342" w:rsidRPr="00455548" w:rsidRDefault="005E7342" w:rsidP="00910EC1">
            <w:pPr>
              <w:spacing w:after="0"/>
              <w:jc w:val="center"/>
              <w:rPr>
                <w:rFonts w:ascii="Arial" w:eastAsia="Times New Roman" w:hAnsi="Arial" w:cs="Arial"/>
                <w:bCs/>
                <w:sz w:val="16"/>
                <w:szCs w:val="16"/>
              </w:rPr>
            </w:pPr>
            <w:r w:rsidRPr="001618D6">
              <w:rPr>
                <w:rFonts w:ascii="Arial" w:eastAsia="Times New Roman" w:hAnsi="Arial" w:cs="Arial"/>
                <w:sz w:val="16"/>
                <w:szCs w:val="16"/>
              </w:rPr>
              <w:t>CCYYMMDD</w:t>
            </w:r>
          </w:p>
        </w:tc>
        <w:tc>
          <w:tcPr>
            <w:tcW w:w="59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0E616A1" w14:textId="77777777" w:rsidR="005E7342" w:rsidRPr="00455548"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Currently HHH does not persist the onset date</w:t>
            </w:r>
          </w:p>
        </w:tc>
      </w:tr>
      <w:tr w:rsidR="005E7342" w:rsidRPr="00455548" w14:paraId="063DAFB5"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auto"/>
            <w:vAlign w:val="center"/>
          </w:tcPr>
          <w:p w14:paraId="54CB1AAF"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6</w:t>
            </w:r>
          </w:p>
        </w:tc>
        <w:tc>
          <w:tcPr>
            <w:tcW w:w="1337" w:type="dxa"/>
            <w:tcBorders>
              <w:top w:val="single" w:sz="4" w:space="0" w:color="auto"/>
              <w:left w:val="single" w:sz="4" w:space="0" w:color="auto"/>
              <w:bottom w:val="single" w:sz="4" w:space="0" w:color="auto"/>
              <w:right w:val="single" w:sz="4" w:space="0" w:color="auto"/>
            </w:tcBorders>
            <w:shd w:val="clear" w:color="auto" w:fill="auto"/>
            <w:vAlign w:val="center"/>
          </w:tcPr>
          <w:p w14:paraId="0ECB7F1F"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auto"/>
            <w:vAlign w:val="center"/>
          </w:tcPr>
          <w:p w14:paraId="2FD8900B"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Diagnosis Type</w:t>
            </w: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14:paraId="221AD049"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79B555A3"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O</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3CA3353E"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A</w:t>
            </w:r>
          </w:p>
        </w:tc>
        <w:tc>
          <w:tcPr>
            <w:tcW w:w="5940" w:type="dxa"/>
            <w:tcBorders>
              <w:top w:val="single" w:sz="4" w:space="0" w:color="auto"/>
              <w:left w:val="single" w:sz="4" w:space="0" w:color="auto"/>
              <w:bottom w:val="single" w:sz="4" w:space="0" w:color="auto"/>
              <w:right w:val="single" w:sz="4" w:space="0" w:color="auto"/>
            </w:tcBorders>
            <w:shd w:val="clear" w:color="auto" w:fill="auto"/>
            <w:vAlign w:val="center"/>
          </w:tcPr>
          <w:p w14:paraId="5C3E5C12" w14:textId="77777777" w:rsidR="005E7342"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A = Admitting</w:t>
            </w:r>
          </w:p>
          <w:p w14:paraId="5F5F027E" w14:textId="77777777" w:rsidR="005E7342" w:rsidRDefault="005E7342" w:rsidP="00910EC1">
            <w:pPr>
              <w:spacing w:after="0"/>
              <w:rPr>
                <w:rFonts w:ascii="Arial" w:eastAsia="Times New Roman" w:hAnsi="Arial" w:cs="Arial"/>
                <w:bCs/>
                <w:sz w:val="16"/>
                <w:szCs w:val="16"/>
              </w:rPr>
            </w:pPr>
          </w:p>
          <w:p w14:paraId="5AEF8173" w14:textId="77777777" w:rsidR="005E7342" w:rsidRDefault="005E7342" w:rsidP="00910EC1">
            <w:pPr>
              <w:spacing w:after="0"/>
              <w:rPr>
                <w:rStyle w:val="Hyperlink"/>
                <w:rFonts w:ascii="Arial" w:eastAsia="Times New Roman" w:hAnsi="Arial" w:cs="Arial"/>
                <w:sz w:val="16"/>
                <w:szCs w:val="16"/>
              </w:rPr>
            </w:pPr>
            <w:r>
              <w:rPr>
                <w:rFonts w:ascii="Arial" w:eastAsia="Times New Roman" w:hAnsi="Arial" w:cs="Arial"/>
                <w:bCs/>
                <w:sz w:val="16"/>
                <w:szCs w:val="16"/>
              </w:rPr>
              <w:t xml:space="preserve">See </w:t>
            </w:r>
            <w:hyperlink r:id="rId18" w:history="1">
              <w:r w:rsidRPr="00997CC3">
                <w:rPr>
                  <w:rStyle w:val="Hyperlink"/>
                  <w:rFonts w:ascii="Arial" w:eastAsia="Times New Roman" w:hAnsi="Arial" w:cs="Arial"/>
                  <w:sz w:val="16"/>
                  <w:szCs w:val="16"/>
                </w:rPr>
                <w:t>http://www.hl7.eu/refactored/tab0052.html</w:t>
              </w:r>
            </w:hyperlink>
          </w:p>
          <w:p w14:paraId="31460546" w14:textId="77777777" w:rsidR="005E7342" w:rsidRDefault="005E7342" w:rsidP="00910EC1">
            <w:pPr>
              <w:spacing w:after="0"/>
              <w:rPr>
                <w:rFonts w:ascii="Arial" w:eastAsia="Times New Roman" w:hAnsi="Arial" w:cs="Arial"/>
                <w:bCs/>
                <w:color w:val="FF0000"/>
                <w:sz w:val="16"/>
                <w:szCs w:val="16"/>
              </w:rPr>
            </w:pPr>
          </w:p>
          <w:p w14:paraId="664528DE" w14:textId="051FCD05" w:rsidR="005E7342" w:rsidRPr="00455548" w:rsidRDefault="005E7342" w:rsidP="00910EC1">
            <w:pPr>
              <w:spacing w:after="0"/>
              <w:rPr>
                <w:rFonts w:ascii="Arial" w:eastAsia="Times New Roman" w:hAnsi="Arial" w:cs="Arial"/>
                <w:bCs/>
                <w:sz w:val="16"/>
                <w:szCs w:val="16"/>
              </w:rPr>
            </w:pPr>
            <w:r w:rsidRPr="00975B4D">
              <w:rPr>
                <w:rFonts w:ascii="Arial" w:eastAsia="Times New Roman" w:hAnsi="Arial" w:cs="Arial"/>
                <w:bCs/>
                <w:color w:val="69B3E7" w:themeColor="accent1"/>
                <w:sz w:val="16"/>
                <w:szCs w:val="16"/>
              </w:rPr>
              <w:t xml:space="preserve">Note: </w:t>
            </w:r>
            <w:r w:rsidR="002F5AE8" w:rsidRPr="00975B4D">
              <w:rPr>
                <w:rFonts w:ascii="Arial" w:eastAsia="Times New Roman" w:hAnsi="Arial" w:cs="Arial"/>
                <w:bCs/>
                <w:color w:val="69B3E7" w:themeColor="accent1"/>
                <w:sz w:val="16"/>
                <w:szCs w:val="16"/>
              </w:rPr>
              <w:t xml:space="preserve">WellSky HHH </w:t>
            </w:r>
            <w:r w:rsidRPr="00975B4D">
              <w:rPr>
                <w:rFonts w:ascii="Arial" w:eastAsia="Times New Roman" w:hAnsi="Arial" w:cs="Arial"/>
                <w:bCs/>
                <w:color w:val="69B3E7" w:themeColor="accent1"/>
                <w:sz w:val="16"/>
                <w:szCs w:val="16"/>
              </w:rPr>
              <w:t xml:space="preserve"> will always send ‘A’ (Admitting) for ADT. </w:t>
            </w:r>
            <w:r w:rsidR="002F5AE8" w:rsidRPr="00975B4D">
              <w:rPr>
                <w:rFonts w:ascii="Arial" w:eastAsia="Times New Roman" w:hAnsi="Arial" w:cs="Arial"/>
                <w:bCs/>
                <w:color w:val="69B3E7" w:themeColor="accent1"/>
                <w:sz w:val="16"/>
                <w:szCs w:val="16"/>
              </w:rPr>
              <w:t xml:space="preserve">WellSky </w:t>
            </w:r>
            <w:r w:rsidRPr="00975B4D">
              <w:rPr>
                <w:rFonts w:ascii="Arial" w:eastAsia="Times New Roman" w:hAnsi="Arial" w:cs="Arial"/>
                <w:bCs/>
                <w:color w:val="69B3E7" w:themeColor="accent1"/>
                <w:sz w:val="16"/>
                <w:szCs w:val="16"/>
              </w:rPr>
              <w:t>HHH does not store Admitting/Working/Final for diagnoses.</w:t>
            </w:r>
          </w:p>
        </w:tc>
      </w:tr>
      <w:tr w:rsidR="005E7342" w:rsidRPr="00455548" w14:paraId="06A7C411"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078A6B2E"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7</w:t>
            </w:r>
          </w:p>
        </w:tc>
        <w:tc>
          <w:tcPr>
            <w:tcW w:w="1337"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643E6E91"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4A24ACFB"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Major Diagnostic Category</w:t>
            </w:r>
          </w:p>
        </w:tc>
        <w:tc>
          <w:tcPr>
            <w:tcW w:w="72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7C0D0022"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250</w:t>
            </w:r>
          </w:p>
        </w:tc>
        <w:tc>
          <w:tcPr>
            <w:tcW w:w="5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9CB0839"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D072D87" w14:textId="77777777" w:rsidR="005E7342" w:rsidRPr="00455548" w:rsidRDefault="005E7342" w:rsidP="00910EC1">
            <w:pPr>
              <w:spacing w:after="0"/>
              <w:jc w:val="center"/>
              <w:rPr>
                <w:rFonts w:ascii="Arial" w:eastAsia="Times New Roman" w:hAnsi="Arial" w:cs="Arial"/>
                <w:bCs/>
                <w:sz w:val="16"/>
                <w:szCs w:val="16"/>
              </w:rPr>
            </w:pPr>
          </w:p>
        </w:tc>
        <w:tc>
          <w:tcPr>
            <w:tcW w:w="59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376A5E13" w14:textId="77777777" w:rsidR="005E7342" w:rsidRPr="00455548" w:rsidRDefault="005E7342" w:rsidP="00910EC1">
            <w:pPr>
              <w:spacing w:after="0"/>
              <w:rPr>
                <w:rFonts w:ascii="Arial" w:eastAsia="Times New Roman" w:hAnsi="Arial" w:cs="Arial"/>
                <w:bCs/>
                <w:sz w:val="16"/>
                <w:szCs w:val="16"/>
              </w:rPr>
            </w:pPr>
          </w:p>
        </w:tc>
      </w:tr>
      <w:tr w:rsidR="005E7342" w:rsidRPr="00455548" w14:paraId="114B14E0"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6D196663"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8</w:t>
            </w:r>
          </w:p>
        </w:tc>
        <w:tc>
          <w:tcPr>
            <w:tcW w:w="1337"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0279D63C"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71C6F6D"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Diagnostic Related Group</w:t>
            </w:r>
          </w:p>
        </w:tc>
        <w:tc>
          <w:tcPr>
            <w:tcW w:w="72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38EB61D9"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250</w:t>
            </w:r>
          </w:p>
        </w:tc>
        <w:tc>
          <w:tcPr>
            <w:tcW w:w="5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3915839F"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096730AC" w14:textId="77777777" w:rsidR="005E7342" w:rsidRPr="00455548" w:rsidRDefault="005E7342" w:rsidP="00910EC1">
            <w:pPr>
              <w:spacing w:after="0"/>
              <w:jc w:val="center"/>
              <w:rPr>
                <w:rFonts w:ascii="Arial" w:eastAsia="Times New Roman" w:hAnsi="Arial" w:cs="Arial"/>
                <w:bCs/>
                <w:sz w:val="16"/>
                <w:szCs w:val="16"/>
              </w:rPr>
            </w:pPr>
          </w:p>
        </w:tc>
        <w:tc>
          <w:tcPr>
            <w:tcW w:w="59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56C2FC04" w14:textId="77777777" w:rsidR="005E7342" w:rsidRPr="00455548" w:rsidRDefault="005E7342" w:rsidP="00910EC1">
            <w:pPr>
              <w:spacing w:after="0"/>
              <w:rPr>
                <w:rFonts w:ascii="Arial" w:eastAsia="Times New Roman" w:hAnsi="Arial" w:cs="Arial"/>
                <w:bCs/>
                <w:sz w:val="16"/>
                <w:szCs w:val="16"/>
              </w:rPr>
            </w:pPr>
          </w:p>
        </w:tc>
      </w:tr>
      <w:tr w:rsidR="005E7342" w:rsidRPr="00455548" w14:paraId="30C1D405"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086C8CAD"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9</w:t>
            </w:r>
          </w:p>
        </w:tc>
        <w:tc>
          <w:tcPr>
            <w:tcW w:w="1337"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475D7E45"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68C20A76"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DRG Approval Indicator</w:t>
            </w:r>
          </w:p>
        </w:tc>
        <w:tc>
          <w:tcPr>
            <w:tcW w:w="72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77183232"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1</w:t>
            </w:r>
          </w:p>
        </w:tc>
        <w:tc>
          <w:tcPr>
            <w:tcW w:w="5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764AA67D"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28E21334" w14:textId="77777777" w:rsidR="005E7342" w:rsidRPr="00455548" w:rsidRDefault="005E7342" w:rsidP="00910EC1">
            <w:pPr>
              <w:spacing w:after="0"/>
              <w:jc w:val="center"/>
              <w:rPr>
                <w:rFonts w:ascii="Arial" w:eastAsia="Times New Roman" w:hAnsi="Arial" w:cs="Arial"/>
                <w:bCs/>
                <w:sz w:val="16"/>
                <w:szCs w:val="16"/>
              </w:rPr>
            </w:pPr>
          </w:p>
        </w:tc>
        <w:tc>
          <w:tcPr>
            <w:tcW w:w="59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04078D3B" w14:textId="77777777" w:rsidR="005E7342" w:rsidRPr="00455548" w:rsidRDefault="005E7342" w:rsidP="00910EC1">
            <w:pPr>
              <w:spacing w:after="0"/>
              <w:rPr>
                <w:rFonts w:ascii="Arial" w:eastAsia="Times New Roman" w:hAnsi="Arial" w:cs="Arial"/>
                <w:bCs/>
                <w:sz w:val="16"/>
                <w:szCs w:val="16"/>
              </w:rPr>
            </w:pPr>
          </w:p>
        </w:tc>
      </w:tr>
      <w:tr w:rsidR="005E7342" w:rsidRPr="00455548" w14:paraId="56D85F63"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6EF9784"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10</w:t>
            </w:r>
          </w:p>
        </w:tc>
        <w:tc>
          <w:tcPr>
            <w:tcW w:w="1337"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00945250"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552672BF"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DRG Grouper Review Code</w:t>
            </w:r>
          </w:p>
        </w:tc>
        <w:tc>
          <w:tcPr>
            <w:tcW w:w="72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3F0CDF42"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w:t>
            </w:r>
          </w:p>
        </w:tc>
        <w:tc>
          <w:tcPr>
            <w:tcW w:w="5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6BDDAC0F"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321EA76C" w14:textId="77777777" w:rsidR="005E7342" w:rsidRPr="00455548" w:rsidRDefault="005E7342" w:rsidP="00910EC1">
            <w:pPr>
              <w:spacing w:after="0"/>
              <w:jc w:val="center"/>
              <w:rPr>
                <w:rFonts w:ascii="Arial" w:eastAsia="Times New Roman" w:hAnsi="Arial" w:cs="Arial"/>
                <w:bCs/>
                <w:sz w:val="16"/>
                <w:szCs w:val="16"/>
              </w:rPr>
            </w:pPr>
          </w:p>
        </w:tc>
        <w:tc>
          <w:tcPr>
            <w:tcW w:w="59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5D09AA55" w14:textId="77777777" w:rsidR="005E7342" w:rsidRPr="00455548" w:rsidRDefault="005E7342" w:rsidP="00910EC1">
            <w:pPr>
              <w:spacing w:after="0"/>
              <w:rPr>
                <w:rFonts w:ascii="Arial" w:eastAsia="Times New Roman" w:hAnsi="Arial" w:cs="Arial"/>
                <w:bCs/>
                <w:sz w:val="16"/>
                <w:szCs w:val="16"/>
              </w:rPr>
            </w:pPr>
          </w:p>
        </w:tc>
      </w:tr>
      <w:tr w:rsidR="005E7342" w:rsidRPr="00455548" w14:paraId="2F39B43A"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45D03101"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11</w:t>
            </w:r>
          </w:p>
        </w:tc>
        <w:tc>
          <w:tcPr>
            <w:tcW w:w="1337"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5EF4DD9C"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72E6993D"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Outlier Type</w:t>
            </w:r>
          </w:p>
        </w:tc>
        <w:tc>
          <w:tcPr>
            <w:tcW w:w="72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391A4C3"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250</w:t>
            </w:r>
          </w:p>
        </w:tc>
        <w:tc>
          <w:tcPr>
            <w:tcW w:w="5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556A7A05"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70D7FFF5" w14:textId="77777777" w:rsidR="005E7342" w:rsidRPr="00455548" w:rsidRDefault="005E7342" w:rsidP="00910EC1">
            <w:pPr>
              <w:spacing w:after="0"/>
              <w:jc w:val="center"/>
              <w:rPr>
                <w:rFonts w:ascii="Arial" w:eastAsia="Times New Roman" w:hAnsi="Arial" w:cs="Arial"/>
                <w:bCs/>
                <w:sz w:val="16"/>
                <w:szCs w:val="16"/>
              </w:rPr>
            </w:pPr>
          </w:p>
        </w:tc>
        <w:tc>
          <w:tcPr>
            <w:tcW w:w="59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29835AA8" w14:textId="77777777" w:rsidR="005E7342" w:rsidRPr="00455548" w:rsidRDefault="005E7342" w:rsidP="00910EC1">
            <w:pPr>
              <w:spacing w:after="0"/>
              <w:rPr>
                <w:rFonts w:ascii="Arial" w:eastAsia="Times New Roman" w:hAnsi="Arial" w:cs="Arial"/>
                <w:bCs/>
                <w:sz w:val="16"/>
                <w:szCs w:val="16"/>
              </w:rPr>
            </w:pPr>
          </w:p>
        </w:tc>
      </w:tr>
      <w:tr w:rsidR="005E7342" w:rsidRPr="00455548" w14:paraId="355B8935"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53C3DCB3"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12</w:t>
            </w:r>
          </w:p>
        </w:tc>
        <w:tc>
          <w:tcPr>
            <w:tcW w:w="1337"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BF6B1BF"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620DA362"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Outlier Days</w:t>
            </w:r>
          </w:p>
        </w:tc>
        <w:tc>
          <w:tcPr>
            <w:tcW w:w="72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4041CCE1"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3</w:t>
            </w:r>
          </w:p>
        </w:tc>
        <w:tc>
          <w:tcPr>
            <w:tcW w:w="5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375DAB41"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F7FBC73" w14:textId="77777777" w:rsidR="005E7342" w:rsidRPr="00455548" w:rsidRDefault="005E7342" w:rsidP="00910EC1">
            <w:pPr>
              <w:spacing w:after="0"/>
              <w:jc w:val="center"/>
              <w:rPr>
                <w:rFonts w:ascii="Arial" w:eastAsia="Times New Roman" w:hAnsi="Arial" w:cs="Arial"/>
                <w:bCs/>
                <w:sz w:val="16"/>
                <w:szCs w:val="16"/>
              </w:rPr>
            </w:pPr>
          </w:p>
        </w:tc>
        <w:tc>
          <w:tcPr>
            <w:tcW w:w="59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026D4778" w14:textId="77777777" w:rsidR="005E7342" w:rsidRPr="00455548" w:rsidRDefault="005E7342" w:rsidP="00910EC1">
            <w:pPr>
              <w:spacing w:after="0"/>
              <w:rPr>
                <w:rFonts w:ascii="Arial" w:eastAsia="Times New Roman" w:hAnsi="Arial" w:cs="Arial"/>
                <w:bCs/>
                <w:sz w:val="16"/>
                <w:szCs w:val="16"/>
              </w:rPr>
            </w:pPr>
          </w:p>
        </w:tc>
      </w:tr>
      <w:tr w:rsidR="005E7342" w:rsidRPr="00455548" w14:paraId="0B49E638"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3AB7C18"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13</w:t>
            </w:r>
          </w:p>
        </w:tc>
        <w:tc>
          <w:tcPr>
            <w:tcW w:w="1337"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34C453ED"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6AD46F35"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Outlier Cost</w:t>
            </w:r>
          </w:p>
        </w:tc>
        <w:tc>
          <w:tcPr>
            <w:tcW w:w="72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72BB225C"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12</w:t>
            </w:r>
          </w:p>
        </w:tc>
        <w:tc>
          <w:tcPr>
            <w:tcW w:w="5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0222906"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098C7990" w14:textId="77777777" w:rsidR="005E7342" w:rsidRPr="00455548" w:rsidRDefault="005E7342" w:rsidP="00910EC1">
            <w:pPr>
              <w:spacing w:after="0"/>
              <w:jc w:val="center"/>
              <w:rPr>
                <w:rFonts w:ascii="Arial" w:eastAsia="Times New Roman" w:hAnsi="Arial" w:cs="Arial"/>
                <w:bCs/>
                <w:sz w:val="16"/>
                <w:szCs w:val="16"/>
              </w:rPr>
            </w:pPr>
          </w:p>
        </w:tc>
        <w:tc>
          <w:tcPr>
            <w:tcW w:w="59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6D204D7F" w14:textId="77777777" w:rsidR="005E7342" w:rsidRPr="00455548" w:rsidRDefault="005E7342" w:rsidP="00910EC1">
            <w:pPr>
              <w:spacing w:after="0"/>
              <w:rPr>
                <w:rFonts w:ascii="Arial" w:eastAsia="Times New Roman" w:hAnsi="Arial" w:cs="Arial"/>
                <w:bCs/>
                <w:sz w:val="16"/>
                <w:szCs w:val="16"/>
              </w:rPr>
            </w:pPr>
          </w:p>
        </w:tc>
      </w:tr>
      <w:tr w:rsidR="005E7342" w:rsidRPr="00455548" w14:paraId="50A8BE3F"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2D11A72B"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14</w:t>
            </w:r>
          </w:p>
        </w:tc>
        <w:tc>
          <w:tcPr>
            <w:tcW w:w="1337"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946F8A3"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52BD3ACA"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Grouper Version and Type</w:t>
            </w:r>
          </w:p>
        </w:tc>
        <w:tc>
          <w:tcPr>
            <w:tcW w:w="72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40852C5A"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4</w:t>
            </w:r>
          </w:p>
        </w:tc>
        <w:tc>
          <w:tcPr>
            <w:tcW w:w="5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500351C9"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2A6564BC" w14:textId="77777777" w:rsidR="005E7342" w:rsidRPr="00455548" w:rsidRDefault="005E7342" w:rsidP="00910EC1">
            <w:pPr>
              <w:spacing w:after="0"/>
              <w:jc w:val="center"/>
              <w:rPr>
                <w:rFonts w:ascii="Arial" w:eastAsia="Times New Roman" w:hAnsi="Arial" w:cs="Arial"/>
                <w:bCs/>
                <w:sz w:val="16"/>
                <w:szCs w:val="16"/>
              </w:rPr>
            </w:pPr>
          </w:p>
        </w:tc>
        <w:tc>
          <w:tcPr>
            <w:tcW w:w="59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0ED65C89" w14:textId="77777777" w:rsidR="005E7342" w:rsidRPr="00455548" w:rsidRDefault="005E7342" w:rsidP="00910EC1">
            <w:pPr>
              <w:spacing w:after="0"/>
              <w:rPr>
                <w:rFonts w:ascii="Arial" w:eastAsia="Times New Roman" w:hAnsi="Arial" w:cs="Arial"/>
                <w:bCs/>
                <w:sz w:val="16"/>
                <w:szCs w:val="16"/>
              </w:rPr>
            </w:pPr>
          </w:p>
        </w:tc>
      </w:tr>
      <w:tr w:rsidR="005E7342" w:rsidRPr="00455548" w14:paraId="785E9AE0"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9765DA"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15</w:t>
            </w:r>
          </w:p>
        </w:tc>
        <w:tc>
          <w:tcPr>
            <w:tcW w:w="13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2B5CC5"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92E614"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Diagnosis Priority</w:t>
            </w: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91787D"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w:t>
            </w:r>
          </w:p>
        </w:tc>
        <w:tc>
          <w:tcPr>
            <w:tcW w:w="5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C82A8D"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R</w:t>
            </w:r>
          </w:p>
        </w:tc>
        <w:tc>
          <w:tcPr>
            <w:tcW w:w="180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154694"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0</w:t>
            </w:r>
          </w:p>
          <w:p w14:paraId="2F417010"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lastRenderedPageBreak/>
              <w:t>1</w:t>
            </w:r>
          </w:p>
          <w:p w14:paraId="7C74D68C"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w:t>
            </w:r>
          </w:p>
          <w:p w14:paraId="2957B6AA"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w:t>
            </w:r>
          </w:p>
        </w:tc>
        <w:tc>
          <w:tcPr>
            <w:tcW w:w="59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50770B3" w14:textId="77777777" w:rsidR="005E7342" w:rsidRDefault="005E7342" w:rsidP="00910EC1">
            <w:pPr>
              <w:spacing w:after="0"/>
              <w:rPr>
                <w:rFonts w:ascii="Arial" w:hAnsi="Arial" w:cs="Arial"/>
                <w:bCs/>
                <w:sz w:val="16"/>
                <w:szCs w:val="16"/>
              </w:rPr>
            </w:pPr>
            <w:r>
              <w:rPr>
                <w:rFonts w:ascii="Arial" w:hAnsi="Arial" w:cs="Arial"/>
                <w:bCs/>
                <w:sz w:val="16"/>
                <w:szCs w:val="16"/>
              </w:rPr>
              <w:lastRenderedPageBreak/>
              <w:t>0 = No priority</w:t>
            </w:r>
          </w:p>
          <w:p w14:paraId="297B4DCF" w14:textId="77777777" w:rsidR="005E7342" w:rsidRDefault="005E7342" w:rsidP="00910EC1">
            <w:pPr>
              <w:spacing w:after="0"/>
              <w:rPr>
                <w:rFonts w:ascii="Arial" w:hAnsi="Arial" w:cs="Arial"/>
                <w:bCs/>
                <w:sz w:val="16"/>
                <w:szCs w:val="16"/>
              </w:rPr>
            </w:pPr>
            <w:r>
              <w:rPr>
                <w:rFonts w:ascii="Arial" w:hAnsi="Arial" w:cs="Arial"/>
                <w:bCs/>
                <w:sz w:val="16"/>
                <w:szCs w:val="16"/>
              </w:rPr>
              <w:lastRenderedPageBreak/>
              <w:t>1 = Primary diagnosis</w:t>
            </w:r>
          </w:p>
          <w:p w14:paraId="7A64BC50" w14:textId="77777777" w:rsidR="005E7342" w:rsidRDefault="005E7342" w:rsidP="00910EC1">
            <w:pPr>
              <w:spacing w:after="0"/>
              <w:rPr>
                <w:rFonts w:ascii="Arial" w:hAnsi="Arial" w:cs="Arial"/>
                <w:bCs/>
                <w:sz w:val="16"/>
                <w:szCs w:val="16"/>
              </w:rPr>
            </w:pPr>
            <w:r>
              <w:rPr>
                <w:rFonts w:ascii="Arial" w:hAnsi="Arial" w:cs="Arial"/>
                <w:bCs/>
                <w:sz w:val="16"/>
                <w:szCs w:val="16"/>
              </w:rPr>
              <w:t>2 = Secondary diagnosis</w:t>
            </w:r>
          </w:p>
          <w:p w14:paraId="46DF58C6" w14:textId="77777777" w:rsidR="005E7342" w:rsidRDefault="005E7342" w:rsidP="00910EC1">
            <w:pPr>
              <w:spacing w:after="0"/>
              <w:rPr>
                <w:rFonts w:ascii="Arial" w:hAnsi="Arial" w:cs="Arial"/>
                <w:bCs/>
                <w:sz w:val="16"/>
                <w:szCs w:val="16"/>
              </w:rPr>
            </w:pPr>
          </w:p>
          <w:p w14:paraId="015D6E56" w14:textId="77777777" w:rsidR="005E7342" w:rsidRPr="00455548" w:rsidRDefault="005E7342" w:rsidP="00910EC1">
            <w:pPr>
              <w:spacing w:after="0"/>
              <w:rPr>
                <w:rFonts w:ascii="Arial" w:eastAsia="Times New Roman" w:hAnsi="Arial" w:cs="Arial"/>
                <w:bCs/>
                <w:sz w:val="16"/>
                <w:szCs w:val="16"/>
              </w:rPr>
            </w:pPr>
            <w:r w:rsidRPr="00AA2741">
              <w:rPr>
                <w:rFonts w:ascii="Arial" w:hAnsi="Arial" w:cs="Arial"/>
                <w:bCs/>
                <w:sz w:val="16"/>
                <w:szCs w:val="16"/>
              </w:rPr>
              <w:t>See</w:t>
            </w:r>
            <w:r>
              <w:rPr>
                <w:rStyle w:val="Hyperlink"/>
                <w:rFonts w:ascii="Arial" w:eastAsia="Times New Roman" w:hAnsi="Arial" w:cs="Arial"/>
                <w:sz w:val="16"/>
                <w:szCs w:val="16"/>
              </w:rPr>
              <w:t xml:space="preserve"> </w:t>
            </w:r>
            <w:hyperlink r:id="rId19" w:history="1">
              <w:r w:rsidRPr="00866305">
                <w:rPr>
                  <w:rStyle w:val="Hyperlink"/>
                  <w:rFonts w:ascii="Arial" w:eastAsia="Times New Roman" w:hAnsi="Arial" w:cs="Arial"/>
                  <w:sz w:val="16"/>
                  <w:szCs w:val="16"/>
                </w:rPr>
                <w:t>http://www.hl7.eu/refactored/tab0359.html</w:t>
              </w:r>
            </w:hyperlink>
            <w:r>
              <w:rPr>
                <w:rStyle w:val="Hyperlink"/>
                <w:rFonts w:ascii="Arial" w:eastAsia="Times New Roman" w:hAnsi="Arial" w:cs="Arial"/>
                <w:sz w:val="16"/>
                <w:szCs w:val="16"/>
              </w:rPr>
              <w:t xml:space="preserve"> </w:t>
            </w:r>
            <w:r>
              <w:rPr>
                <w:rFonts w:ascii="Arial" w:hAnsi="Arial" w:cs="Arial"/>
                <w:bCs/>
                <w:sz w:val="16"/>
                <w:szCs w:val="16"/>
              </w:rPr>
              <w:t>for details.</w:t>
            </w:r>
          </w:p>
        </w:tc>
      </w:tr>
      <w:tr w:rsidR="005E7342" w:rsidRPr="00455548" w14:paraId="1E5A83E0"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60688813"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lastRenderedPageBreak/>
              <w:t>16</w:t>
            </w:r>
          </w:p>
        </w:tc>
        <w:tc>
          <w:tcPr>
            <w:tcW w:w="1337"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25391A4B"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AB27D79"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Diagnosing Clinician</w:t>
            </w:r>
          </w:p>
        </w:tc>
        <w:tc>
          <w:tcPr>
            <w:tcW w:w="72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4C8456B6"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250</w:t>
            </w:r>
          </w:p>
        </w:tc>
        <w:tc>
          <w:tcPr>
            <w:tcW w:w="5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0BFF5019"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5CB08999" w14:textId="77777777" w:rsidR="005E7342" w:rsidRPr="00455548" w:rsidRDefault="005E7342" w:rsidP="00910EC1">
            <w:pPr>
              <w:spacing w:after="0"/>
              <w:jc w:val="center"/>
              <w:rPr>
                <w:rFonts w:ascii="Arial" w:eastAsia="Times New Roman" w:hAnsi="Arial" w:cs="Arial"/>
                <w:bCs/>
                <w:sz w:val="16"/>
                <w:szCs w:val="16"/>
              </w:rPr>
            </w:pPr>
          </w:p>
        </w:tc>
        <w:tc>
          <w:tcPr>
            <w:tcW w:w="59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7B9BAD76" w14:textId="77777777" w:rsidR="005E7342" w:rsidRPr="00455548" w:rsidRDefault="005E7342" w:rsidP="00910EC1">
            <w:pPr>
              <w:spacing w:after="0"/>
              <w:rPr>
                <w:rFonts w:ascii="Arial" w:eastAsia="Times New Roman" w:hAnsi="Arial" w:cs="Arial"/>
                <w:bCs/>
                <w:sz w:val="16"/>
                <w:szCs w:val="16"/>
              </w:rPr>
            </w:pPr>
          </w:p>
        </w:tc>
      </w:tr>
      <w:tr w:rsidR="005E7342" w:rsidRPr="00455548" w14:paraId="5AC8EFFD"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181F388"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17</w:t>
            </w:r>
          </w:p>
        </w:tc>
        <w:tc>
          <w:tcPr>
            <w:tcW w:w="1337"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41686300"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5CAAD27C"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Diagnosis Classification</w:t>
            </w:r>
          </w:p>
        </w:tc>
        <w:tc>
          <w:tcPr>
            <w:tcW w:w="72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2059D6EF"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3</w:t>
            </w:r>
          </w:p>
        </w:tc>
        <w:tc>
          <w:tcPr>
            <w:tcW w:w="5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31975A47"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66F2C43" w14:textId="77777777" w:rsidR="005E7342" w:rsidRPr="00455548" w:rsidRDefault="005E7342" w:rsidP="00910EC1">
            <w:pPr>
              <w:spacing w:after="0"/>
              <w:jc w:val="center"/>
              <w:rPr>
                <w:rFonts w:ascii="Arial" w:eastAsia="Times New Roman" w:hAnsi="Arial" w:cs="Arial"/>
                <w:bCs/>
                <w:sz w:val="16"/>
                <w:szCs w:val="16"/>
              </w:rPr>
            </w:pPr>
          </w:p>
        </w:tc>
        <w:tc>
          <w:tcPr>
            <w:tcW w:w="59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4201D158" w14:textId="77777777" w:rsidR="005E7342" w:rsidRPr="00455548" w:rsidRDefault="005E7342" w:rsidP="00910EC1">
            <w:pPr>
              <w:spacing w:after="0"/>
              <w:rPr>
                <w:rFonts w:ascii="Arial" w:eastAsia="Times New Roman" w:hAnsi="Arial" w:cs="Arial"/>
                <w:bCs/>
                <w:sz w:val="16"/>
                <w:szCs w:val="16"/>
              </w:rPr>
            </w:pPr>
          </w:p>
        </w:tc>
      </w:tr>
      <w:tr w:rsidR="005E7342" w:rsidRPr="00455548" w14:paraId="533ECC60"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69ABA0A3"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18</w:t>
            </w:r>
          </w:p>
        </w:tc>
        <w:tc>
          <w:tcPr>
            <w:tcW w:w="1337"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783E8459"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1684332"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Confidential Indicator</w:t>
            </w:r>
          </w:p>
        </w:tc>
        <w:tc>
          <w:tcPr>
            <w:tcW w:w="72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67E68830"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1</w:t>
            </w:r>
          </w:p>
        </w:tc>
        <w:tc>
          <w:tcPr>
            <w:tcW w:w="5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2038E07"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2D6C6E4C" w14:textId="77777777" w:rsidR="005E7342" w:rsidRPr="00455548" w:rsidRDefault="005E7342" w:rsidP="00910EC1">
            <w:pPr>
              <w:spacing w:after="0"/>
              <w:jc w:val="center"/>
              <w:rPr>
                <w:rFonts w:ascii="Arial" w:eastAsia="Times New Roman" w:hAnsi="Arial" w:cs="Arial"/>
                <w:bCs/>
                <w:sz w:val="16"/>
                <w:szCs w:val="16"/>
              </w:rPr>
            </w:pPr>
          </w:p>
        </w:tc>
        <w:tc>
          <w:tcPr>
            <w:tcW w:w="59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33D02596" w14:textId="77777777" w:rsidR="005E7342" w:rsidRPr="00455548" w:rsidRDefault="005E7342" w:rsidP="00910EC1">
            <w:pPr>
              <w:spacing w:after="0"/>
              <w:rPr>
                <w:rFonts w:ascii="Arial" w:eastAsia="Times New Roman" w:hAnsi="Arial" w:cs="Arial"/>
                <w:bCs/>
                <w:sz w:val="16"/>
                <w:szCs w:val="16"/>
              </w:rPr>
            </w:pPr>
          </w:p>
        </w:tc>
      </w:tr>
      <w:tr w:rsidR="005E7342" w:rsidRPr="00455548" w14:paraId="23EFA69E"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2B335365"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19</w:t>
            </w:r>
          </w:p>
        </w:tc>
        <w:tc>
          <w:tcPr>
            <w:tcW w:w="1337"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6B131F55" w14:textId="77777777" w:rsidR="005E7342" w:rsidRPr="0052352B" w:rsidRDefault="005E7342" w:rsidP="00910EC1">
            <w:pPr>
              <w:spacing w:after="0"/>
              <w:jc w:val="center"/>
              <w:rPr>
                <w:rFonts w:ascii="Arial" w:eastAsia="Times New Roman" w:hAnsi="Arial" w:cs="Arial"/>
                <w:bCs/>
                <w:sz w:val="16"/>
                <w:szCs w:val="16"/>
              </w:rPr>
            </w:pPr>
          </w:p>
        </w:tc>
        <w:tc>
          <w:tcPr>
            <w:tcW w:w="306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57A5F152"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Attestation Date/Time</w:t>
            </w:r>
          </w:p>
        </w:tc>
        <w:tc>
          <w:tcPr>
            <w:tcW w:w="72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427B0EE"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26</w:t>
            </w:r>
          </w:p>
        </w:tc>
        <w:tc>
          <w:tcPr>
            <w:tcW w:w="5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51BB61A4"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1C9DBFD9" w14:textId="77777777" w:rsidR="005E7342" w:rsidRPr="00455548" w:rsidRDefault="005E7342" w:rsidP="00910EC1">
            <w:pPr>
              <w:spacing w:after="0"/>
              <w:jc w:val="center"/>
              <w:rPr>
                <w:rFonts w:ascii="Arial" w:eastAsia="Times New Roman" w:hAnsi="Arial" w:cs="Arial"/>
                <w:bCs/>
                <w:sz w:val="16"/>
                <w:szCs w:val="16"/>
              </w:rPr>
            </w:pPr>
          </w:p>
        </w:tc>
        <w:tc>
          <w:tcPr>
            <w:tcW w:w="5940" w:type="dxa"/>
            <w:tcBorders>
              <w:top w:val="single" w:sz="4" w:space="0" w:color="auto"/>
              <w:left w:val="single" w:sz="4" w:space="0" w:color="auto"/>
              <w:bottom w:val="single" w:sz="4" w:space="0" w:color="auto"/>
              <w:right w:val="single" w:sz="4" w:space="0" w:color="auto"/>
            </w:tcBorders>
            <w:shd w:val="clear" w:color="auto" w:fill="C2C2C2" w:themeFill="background2" w:themeFillShade="E6"/>
            <w:vAlign w:val="center"/>
          </w:tcPr>
          <w:p w14:paraId="6AD5B78E" w14:textId="77777777" w:rsidR="005E7342" w:rsidRPr="00455548" w:rsidRDefault="005E7342" w:rsidP="00910EC1">
            <w:pPr>
              <w:spacing w:after="0"/>
              <w:jc w:val="center"/>
              <w:rPr>
                <w:rFonts w:ascii="Arial" w:eastAsia="Times New Roman" w:hAnsi="Arial" w:cs="Arial"/>
                <w:bCs/>
                <w:sz w:val="16"/>
                <w:szCs w:val="16"/>
              </w:rPr>
            </w:pPr>
          </w:p>
        </w:tc>
      </w:tr>
    </w:tbl>
    <w:p w14:paraId="3BD7C1C2" w14:textId="593B85FB" w:rsidR="005E7342" w:rsidRDefault="005E7342" w:rsidP="00046D4C">
      <w:pPr>
        <w:pStyle w:val="Heading3"/>
      </w:pPr>
      <w:r>
        <w:br w:type="page"/>
      </w:r>
      <w:bookmarkStart w:id="289" w:name="_Toc532379658"/>
      <w:bookmarkStart w:id="290" w:name="_Toc20760727"/>
      <w:r>
        <w:lastRenderedPageBreak/>
        <w:t>AL1 – Allergy</w:t>
      </w:r>
      <w:bookmarkEnd w:id="289"/>
      <w:r w:rsidR="00046D4C">
        <w:t xml:space="preserve"> – HL7 v2.4</w:t>
      </w:r>
      <w:bookmarkEnd w:id="290"/>
    </w:p>
    <w:p w14:paraId="5F30F875" w14:textId="77777777" w:rsidR="005E7342" w:rsidRPr="00081272" w:rsidRDefault="005E7342" w:rsidP="005E7342"/>
    <w:tbl>
      <w:tblPr>
        <w:tblW w:w="14490" w:type="dxa"/>
        <w:tblInd w:w="85" w:type="dxa"/>
        <w:tblLayout w:type="fixed"/>
        <w:tblLook w:val="04A0" w:firstRow="1" w:lastRow="0" w:firstColumn="1" w:lastColumn="0" w:noHBand="0" w:noVBand="1"/>
      </w:tblPr>
      <w:tblGrid>
        <w:gridCol w:w="733"/>
        <w:gridCol w:w="1337"/>
        <w:gridCol w:w="3150"/>
        <w:gridCol w:w="630"/>
        <w:gridCol w:w="540"/>
        <w:gridCol w:w="1800"/>
        <w:gridCol w:w="6300"/>
      </w:tblGrid>
      <w:tr w:rsidR="005E7342" w:rsidRPr="007A7341" w14:paraId="4E40FFDB" w14:textId="77777777" w:rsidTr="00910EC1">
        <w:trPr>
          <w:trHeight w:val="465"/>
          <w:tblHeader/>
        </w:trPr>
        <w:tc>
          <w:tcPr>
            <w:tcW w:w="733"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hideMark/>
          </w:tcPr>
          <w:p w14:paraId="74B87731" w14:textId="77777777" w:rsidR="005E7342" w:rsidRPr="007A7341" w:rsidRDefault="005E7342" w:rsidP="00910EC1">
            <w:pPr>
              <w:spacing w:after="0" w:line="240" w:lineRule="auto"/>
              <w:jc w:val="center"/>
              <w:rPr>
                <w:rFonts w:ascii="Arial" w:eastAsia="Times New Roman" w:hAnsi="Arial" w:cs="Arial"/>
                <w:b/>
                <w:sz w:val="16"/>
                <w:szCs w:val="16"/>
              </w:rPr>
            </w:pPr>
            <w:r w:rsidRPr="007A7341">
              <w:rPr>
                <w:rFonts w:ascii="Arial" w:eastAsia="Times New Roman" w:hAnsi="Arial" w:cs="Arial"/>
                <w:b/>
                <w:sz w:val="16"/>
                <w:szCs w:val="16"/>
              </w:rPr>
              <w:t>FIELD</w:t>
            </w:r>
          </w:p>
        </w:tc>
        <w:tc>
          <w:tcPr>
            <w:tcW w:w="1337"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tcPr>
          <w:p w14:paraId="63C19912" w14:textId="77777777" w:rsidR="005E7342" w:rsidRPr="007A7341" w:rsidRDefault="005E7342" w:rsidP="00910EC1">
            <w:pPr>
              <w:spacing w:after="0" w:line="240" w:lineRule="auto"/>
              <w:jc w:val="center"/>
              <w:rPr>
                <w:rFonts w:ascii="Arial" w:eastAsia="Times New Roman" w:hAnsi="Arial" w:cs="Arial"/>
                <w:b/>
                <w:bCs/>
                <w:sz w:val="16"/>
                <w:szCs w:val="16"/>
              </w:rPr>
            </w:pPr>
            <w:r w:rsidRPr="007A7341">
              <w:rPr>
                <w:rFonts w:ascii="Arial" w:eastAsia="Times New Roman" w:hAnsi="Arial" w:cs="Arial"/>
                <w:b/>
                <w:sz w:val="16"/>
                <w:szCs w:val="16"/>
              </w:rPr>
              <w:t>SUBFIELD (S)</w:t>
            </w:r>
          </w:p>
        </w:tc>
        <w:tc>
          <w:tcPr>
            <w:tcW w:w="3150"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tcPr>
          <w:p w14:paraId="151A3490" w14:textId="77777777" w:rsidR="005E7342" w:rsidRPr="007A7341" w:rsidRDefault="005E7342" w:rsidP="00910EC1">
            <w:pPr>
              <w:spacing w:after="0" w:line="240" w:lineRule="auto"/>
              <w:jc w:val="center"/>
              <w:rPr>
                <w:rFonts w:ascii="Arial" w:eastAsia="Times New Roman" w:hAnsi="Arial" w:cs="Arial"/>
                <w:b/>
                <w:bCs/>
                <w:sz w:val="16"/>
                <w:szCs w:val="16"/>
              </w:rPr>
            </w:pPr>
            <w:r w:rsidRPr="007A7341">
              <w:rPr>
                <w:rFonts w:ascii="Arial" w:eastAsia="Times New Roman" w:hAnsi="Arial" w:cs="Arial"/>
                <w:b/>
                <w:bCs/>
                <w:sz w:val="16"/>
                <w:szCs w:val="16"/>
              </w:rPr>
              <w:t>HL7 Description</w:t>
            </w:r>
          </w:p>
        </w:tc>
        <w:tc>
          <w:tcPr>
            <w:tcW w:w="630"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tcPr>
          <w:p w14:paraId="295F36CE" w14:textId="77777777" w:rsidR="005E7342" w:rsidRPr="007A7341" w:rsidRDefault="005E7342" w:rsidP="00910EC1">
            <w:pPr>
              <w:spacing w:after="0" w:line="240" w:lineRule="auto"/>
              <w:jc w:val="center"/>
              <w:rPr>
                <w:rFonts w:ascii="Arial" w:eastAsia="Times New Roman" w:hAnsi="Arial" w:cs="Arial"/>
                <w:b/>
                <w:bCs/>
                <w:sz w:val="16"/>
                <w:szCs w:val="16"/>
              </w:rPr>
            </w:pPr>
            <w:r w:rsidRPr="007A7341">
              <w:rPr>
                <w:rFonts w:ascii="Arial" w:eastAsia="Times New Roman" w:hAnsi="Arial" w:cs="Arial"/>
                <w:b/>
                <w:bCs/>
                <w:sz w:val="16"/>
                <w:szCs w:val="16"/>
              </w:rPr>
              <w:t>LEN</w:t>
            </w:r>
          </w:p>
        </w:tc>
        <w:tc>
          <w:tcPr>
            <w:tcW w:w="540"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hideMark/>
          </w:tcPr>
          <w:p w14:paraId="44C6430B" w14:textId="77777777" w:rsidR="005E7342" w:rsidRPr="007A7341" w:rsidRDefault="005E7342" w:rsidP="00910EC1">
            <w:pPr>
              <w:spacing w:after="0" w:line="240" w:lineRule="auto"/>
              <w:jc w:val="center"/>
              <w:rPr>
                <w:rFonts w:ascii="Arial" w:eastAsia="Times New Roman" w:hAnsi="Arial" w:cs="Arial"/>
                <w:b/>
                <w:bCs/>
                <w:sz w:val="16"/>
                <w:szCs w:val="16"/>
              </w:rPr>
            </w:pPr>
            <w:r w:rsidRPr="007A7341">
              <w:rPr>
                <w:rFonts w:ascii="Arial" w:eastAsia="Times New Roman" w:hAnsi="Arial" w:cs="Arial"/>
                <w:b/>
                <w:bCs/>
                <w:sz w:val="16"/>
                <w:szCs w:val="16"/>
              </w:rPr>
              <w:t>R/O</w:t>
            </w:r>
          </w:p>
        </w:tc>
        <w:tc>
          <w:tcPr>
            <w:tcW w:w="1800"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hideMark/>
          </w:tcPr>
          <w:p w14:paraId="0506DE68" w14:textId="77777777" w:rsidR="005E7342" w:rsidRPr="007A7341" w:rsidRDefault="005E7342" w:rsidP="00910EC1">
            <w:pPr>
              <w:spacing w:after="0" w:line="240" w:lineRule="auto"/>
              <w:jc w:val="center"/>
              <w:rPr>
                <w:rFonts w:ascii="Arial" w:eastAsia="Times New Roman" w:hAnsi="Arial" w:cs="Arial"/>
                <w:b/>
                <w:bCs/>
                <w:sz w:val="16"/>
                <w:szCs w:val="16"/>
              </w:rPr>
            </w:pPr>
            <w:r w:rsidRPr="007A7341">
              <w:rPr>
                <w:rFonts w:ascii="Arial" w:eastAsia="Times New Roman" w:hAnsi="Arial" w:cs="Arial"/>
                <w:b/>
                <w:bCs/>
                <w:sz w:val="16"/>
                <w:szCs w:val="16"/>
              </w:rPr>
              <w:t>VENDOR FORMAT/SAMPLE</w:t>
            </w:r>
          </w:p>
        </w:tc>
        <w:tc>
          <w:tcPr>
            <w:tcW w:w="6300" w:type="dxa"/>
            <w:tcBorders>
              <w:top w:val="single" w:sz="4" w:space="0" w:color="auto"/>
              <w:left w:val="single" w:sz="4" w:space="0" w:color="auto"/>
              <w:bottom w:val="single" w:sz="4" w:space="0" w:color="auto"/>
              <w:right w:val="single" w:sz="4" w:space="0" w:color="auto"/>
            </w:tcBorders>
            <w:shd w:val="clear" w:color="auto" w:fill="A4D1F0" w:themeFill="accent1" w:themeFillTint="99"/>
            <w:vAlign w:val="center"/>
          </w:tcPr>
          <w:p w14:paraId="738EF459" w14:textId="77777777" w:rsidR="005E7342" w:rsidRPr="007A7341" w:rsidRDefault="005E7342" w:rsidP="00910EC1">
            <w:pPr>
              <w:pStyle w:val="NormalWeb"/>
              <w:spacing w:before="0" w:beforeAutospacing="0" w:after="0" w:afterAutospacing="0"/>
              <w:jc w:val="center"/>
              <w:rPr>
                <w:rFonts w:ascii="Arial" w:eastAsia="Times New Roman" w:hAnsi="Arial" w:cs="Arial"/>
                <w:b/>
                <w:bCs/>
                <w:sz w:val="16"/>
                <w:szCs w:val="16"/>
              </w:rPr>
            </w:pPr>
            <w:r w:rsidRPr="007A7341">
              <w:rPr>
                <w:rFonts w:ascii="Arial" w:eastAsia="Times New Roman" w:hAnsi="Arial" w:cs="Arial"/>
                <w:b/>
                <w:bCs/>
                <w:sz w:val="16"/>
                <w:szCs w:val="16"/>
              </w:rPr>
              <w:t>COMMENTS</w:t>
            </w:r>
          </w:p>
        </w:tc>
      </w:tr>
      <w:tr w:rsidR="005E7342" w:rsidRPr="00455548" w14:paraId="0770D973" w14:textId="77777777" w:rsidTr="00910EC1">
        <w:trPr>
          <w:trHeight w:val="255"/>
        </w:trPr>
        <w:tc>
          <w:tcPr>
            <w:tcW w:w="733" w:type="dxa"/>
            <w:tcBorders>
              <w:top w:val="nil"/>
              <w:left w:val="double" w:sz="6" w:space="0" w:color="auto"/>
              <w:bottom w:val="single" w:sz="4" w:space="0" w:color="auto"/>
              <w:right w:val="single" w:sz="4" w:space="0" w:color="auto"/>
            </w:tcBorders>
            <w:shd w:val="clear" w:color="auto" w:fill="auto"/>
            <w:vAlign w:val="center"/>
            <w:hideMark/>
          </w:tcPr>
          <w:p w14:paraId="2EA44269" w14:textId="77777777" w:rsidR="005E7342" w:rsidRPr="00455548" w:rsidRDefault="005E7342" w:rsidP="00910EC1">
            <w:pPr>
              <w:spacing w:after="0" w:line="240" w:lineRule="auto"/>
              <w:jc w:val="center"/>
              <w:rPr>
                <w:rFonts w:ascii="Arial" w:eastAsia="Times New Roman" w:hAnsi="Arial" w:cs="Arial"/>
                <w:bCs/>
                <w:sz w:val="16"/>
                <w:szCs w:val="16"/>
              </w:rPr>
            </w:pPr>
            <w:r w:rsidRPr="00455548">
              <w:rPr>
                <w:rFonts w:ascii="Arial" w:eastAsia="Times New Roman" w:hAnsi="Arial" w:cs="Arial"/>
                <w:bCs/>
                <w:sz w:val="16"/>
                <w:szCs w:val="16"/>
              </w:rPr>
              <w:t>1</w:t>
            </w:r>
          </w:p>
        </w:tc>
        <w:tc>
          <w:tcPr>
            <w:tcW w:w="1337" w:type="dxa"/>
            <w:tcBorders>
              <w:top w:val="single" w:sz="4" w:space="0" w:color="auto"/>
              <w:left w:val="nil"/>
              <w:bottom w:val="single" w:sz="4" w:space="0" w:color="auto"/>
              <w:right w:val="single" w:sz="4" w:space="0" w:color="auto"/>
            </w:tcBorders>
            <w:vAlign w:val="center"/>
          </w:tcPr>
          <w:p w14:paraId="6E94856B" w14:textId="77777777" w:rsidR="005E7342" w:rsidRPr="0052352B" w:rsidRDefault="005E7342" w:rsidP="00910EC1">
            <w:pPr>
              <w:spacing w:after="0"/>
              <w:jc w:val="center"/>
              <w:rPr>
                <w:rFonts w:ascii="Arial" w:eastAsia="Times New Roman" w:hAnsi="Arial" w:cs="Arial"/>
                <w:bCs/>
                <w:sz w:val="16"/>
                <w:szCs w:val="16"/>
              </w:rPr>
            </w:pPr>
          </w:p>
        </w:tc>
        <w:tc>
          <w:tcPr>
            <w:tcW w:w="3150" w:type="dxa"/>
            <w:tcBorders>
              <w:top w:val="single" w:sz="4" w:space="0" w:color="auto"/>
              <w:left w:val="single" w:sz="4" w:space="0" w:color="auto"/>
              <w:bottom w:val="single" w:sz="4" w:space="0" w:color="auto"/>
              <w:right w:val="single" w:sz="4" w:space="0" w:color="auto"/>
            </w:tcBorders>
            <w:vAlign w:val="center"/>
          </w:tcPr>
          <w:p w14:paraId="52CF3A74" w14:textId="77777777" w:rsidR="005E7342" w:rsidRPr="00175C4A" w:rsidRDefault="005E7342" w:rsidP="00910EC1">
            <w:pPr>
              <w:spacing w:after="0"/>
              <w:rPr>
                <w:rFonts w:ascii="Arial" w:eastAsia="Times New Roman" w:hAnsi="Arial" w:cs="Arial"/>
                <w:bCs/>
                <w:sz w:val="16"/>
                <w:szCs w:val="16"/>
              </w:rPr>
            </w:pPr>
            <w:r w:rsidRPr="0052352B">
              <w:rPr>
                <w:rFonts w:ascii="Arial" w:eastAsia="Times New Roman" w:hAnsi="Arial" w:cs="Arial"/>
                <w:bCs/>
                <w:sz w:val="16"/>
                <w:szCs w:val="16"/>
              </w:rPr>
              <w:t>Set ID</w:t>
            </w:r>
          </w:p>
        </w:tc>
        <w:tc>
          <w:tcPr>
            <w:tcW w:w="630" w:type="dxa"/>
            <w:tcBorders>
              <w:top w:val="single" w:sz="4" w:space="0" w:color="auto"/>
              <w:left w:val="single" w:sz="4" w:space="0" w:color="auto"/>
              <w:bottom w:val="single" w:sz="4" w:space="0" w:color="auto"/>
              <w:right w:val="single" w:sz="4" w:space="0" w:color="auto"/>
            </w:tcBorders>
            <w:vAlign w:val="center"/>
          </w:tcPr>
          <w:p w14:paraId="73025339"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4</w:t>
            </w:r>
          </w:p>
        </w:tc>
        <w:tc>
          <w:tcPr>
            <w:tcW w:w="540" w:type="dxa"/>
            <w:tcBorders>
              <w:top w:val="single" w:sz="4" w:space="0" w:color="auto"/>
              <w:left w:val="single" w:sz="4" w:space="0" w:color="auto"/>
              <w:bottom w:val="single" w:sz="4" w:space="0" w:color="auto"/>
              <w:right w:val="nil"/>
            </w:tcBorders>
            <w:shd w:val="clear" w:color="auto" w:fill="auto"/>
            <w:vAlign w:val="center"/>
          </w:tcPr>
          <w:p w14:paraId="3B3F9ECE"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R</w:t>
            </w:r>
          </w:p>
        </w:tc>
        <w:tc>
          <w:tcPr>
            <w:tcW w:w="1800" w:type="dxa"/>
            <w:tcBorders>
              <w:top w:val="nil"/>
              <w:left w:val="single" w:sz="4" w:space="0" w:color="auto"/>
              <w:bottom w:val="single" w:sz="4" w:space="0" w:color="auto"/>
              <w:right w:val="double" w:sz="6" w:space="0" w:color="auto"/>
            </w:tcBorders>
            <w:shd w:val="clear" w:color="auto" w:fill="auto"/>
            <w:vAlign w:val="center"/>
            <w:hideMark/>
          </w:tcPr>
          <w:p w14:paraId="12BC0A4C" w14:textId="77777777" w:rsidR="005E7342" w:rsidRPr="00455548" w:rsidRDefault="005E7342" w:rsidP="00910EC1">
            <w:pPr>
              <w:spacing w:after="0"/>
              <w:jc w:val="center"/>
              <w:rPr>
                <w:rFonts w:ascii="Arial" w:eastAsia="Times New Roman" w:hAnsi="Arial" w:cs="Arial"/>
                <w:bCs/>
                <w:sz w:val="16"/>
                <w:szCs w:val="16"/>
              </w:rPr>
            </w:pPr>
          </w:p>
        </w:tc>
        <w:tc>
          <w:tcPr>
            <w:tcW w:w="6300" w:type="dxa"/>
            <w:tcBorders>
              <w:top w:val="nil"/>
              <w:left w:val="single" w:sz="4" w:space="0" w:color="auto"/>
              <w:bottom w:val="single" w:sz="4" w:space="0" w:color="auto"/>
              <w:right w:val="double" w:sz="6" w:space="0" w:color="auto"/>
            </w:tcBorders>
            <w:vAlign w:val="center"/>
          </w:tcPr>
          <w:p w14:paraId="52E3C7B2" w14:textId="77777777" w:rsidR="005E7342" w:rsidRPr="00455548" w:rsidRDefault="005E7342" w:rsidP="00910EC1">
            <w:pPr>
              <w:spacing w:after="0"/>
              <w:rPr>
                <w:rFonts w:ascii="Arial" w:eastAsia="Times New Roman" w:hAnsi="Arial" w:cs="Arial"/>
                <w:bCs/>
                <w:sz w:val="16"/>
                <w:szCs w:val="16"/>
              </w:rPr>
            </w:pPr>
          </w:p>
        </w:tc>
      </w:tr>
      <w:tr w:rsidR="005E7342" w:rsidRPr="00455548" w14:paraId="4DCB06B5" w14:textId="77777777" w:rsidTr="00910EC1">
        <w:trPr>
          <w:trHeight w:val="989"/>
        </w:trPr>
        <w:tc>
          <w:tcPr>
            <w:tcW w:w="733" w:type="dxa"/>
            <w:tcBorders>
              <w:top w:val="nil"/>
              <w:left w:val="double" w:sz="6" w:space="0" w:color="auto"/>
              <w:bottom w:val="single" w:sz="4" w:space="0" w:color="auto"/>
              <w:right w:val="single" w:sz="4" w:space="0" w:color="auto"/>
            </w:tcBorders>
            <w:shd w:val="clear" w:color="auto" w:fill="auto"/>
            <w:vAlign w:val="center"/>
          </w:tcPr>
          <w:p w14:paraId="0F52C5D4" w14:textId="77777777" w:rsidR="005E7342" w:rsidRPr="00455548"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2</w:t>
            </w:r>
          </w:p>
        </w:tc>
        <w:tc>
          <w:tcPr>
            <w:tcW w:w="1337" w:type="dxa"/>
            <w:tcBorders>
              <w:top w:val="single" w:sz="4" w:space="0" w:color="auto"/>
              <w:left w:val="nil"/>
              <w:bottom w:val="single" w:sz="4" w:space="0" w:color="auto"/>
              <w:right w:val="single" w:sz="4" w:space="0" w:color="auto"/>
            </w:tcBorders>
            <w:vAlign w:val="center"/>
          </w:tcPr>
          <w:p w14:paraId="757C2091" w14:textId="77777777" w:rsidR="005E7342" w:rsidRPr="0052352B"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1</w:t>
            </w:r>
          </w:p>
        </w:tc>
        <w:tc>
          <w:tcPr>
            <w:tcW w:w="3150" w:type="dxa"/>
            <w:tcBorders>
              <w:top w:val="single" w:sz="4" w:space="0" w:color="auto"/>
              <w:left w:val="single" w:sz="4" w:space="0" w:color="auto"/>
              <w:bottom w:val="single" w:sz="4" w:space="0" w:color="auto"/>
              <w:right w:val="single" w:sz="4" w:space="0" w:color="auto"/>
            </w:tcBorders>
            <w:vAlign w:val="center"/>
          </w:tcPr>
          <w:p w14:paraId="35FA509D" w14:textId="77777777" w:rsidR="005E7342" w:rsidRPr="0052352B"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Allergen Type – Identifier Code</w:t>
            </w:r>
          </w:p>
        </w:tc>
        <w:tc>
          <w:tcPr>
            <w:tcW w:w="630" w:type="dxa"/>
            <w:tcBorders>
              <w:top w:val="single" w:sz="4" w:space="0" w:color="auto"/>
              <w:left w:val="single" w:sz="4" w:space="0" w:color="auto"/>
              <w:bottom w:val="single" w:sz="4" w:space="0" w:color="auto"/>
              <w:right w:val="single" w:sz="4" w:space="0" w:color="auto"/>
            </w:tcBorders>
            <w:vAlign w:val="center"/>
          </w:tcPr>
          <w:p w14:paraId="5EF36D47"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16</w:t>
            </w:r>
          </w:p>
        </w:tc>
        <w:tc>
          <w:tcPr>
            <w:tcW w:w="540" w:type="dxa"/>
            <w:tcBorders>
              <w:top w:val="single" w:sz="4" w:space="0" w:color="auto"/>
              <w:left w:val="single" w:sz="4" w:space="0" w:color="auto"/>
              <w:bottom w:val="single" w:sz="4" w:space="0" w:color="auto"/>
              <w:right w:val="nil"/>
            </w:tcBorders>
            <w:shd w:val="clear" w:color="auto" w:fill="auto"/>
            <w:vAlign w:val="center"/>
          </w:tcPr>
          <w:p w14:paraId="3BB41941"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O</w:t>
            </w:r>
          </w:p>
        </w:tc>
        <w:tc>
          <w:tcPr>
            <w:tcW w:w="1800" w:type="dxa"/>
            <w:tcBorders>
              <w:top w:val="nil"/>
              <w:left w:val="single" w:sz="4" w:space="0" w:color="auto"/>
              <w:bottom w:val="single" w:sz="4" w:space="0" w:color="auto"/>
              <w:right w:val="double" w:sz="6" w:space="0" w:color="auto"/>
            </w:tcBorders>
            <w:shd w:val="clear" w:color="auto" w:fill="auto"/>
            <w:vAlign w:val="center"/>
          </w:tcPr>
          <w:p w14:paraId="0739B200"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DA</w:t>
            </w:r>
          </w:p>
        </w:tc>
        <w:tc>
          <w:tcPr>
            <w:tcW w:w="6300" w:type="dxa"/>
            <w:tcBorders>
              <w:top w:val="nil"/>
              <w:left w:val="single" w:sz="4" w:space="0" w:color="auto"/>
              <w:bottom w:val="single" w:sz="4" w:space="0" w:color="auto"/>
              <w:right w:val="double" w:sz="6" w:space="0" w:color="auto"/>
            </w:tcBorders>
            <w:vAlign w:val="center"/>
          </w:tcPr>
          <w:p w14:paraId="4B6E663E" w14:textId="77777777" w:rsidR="005E7342" w:rsidRDefault="005E7342" w:rsidP="00910EC1">
            <w:pPr>
              <w:spacing w:after="0"/>
              <w:rPr>
                <w:rFonts w:ascii="Arial" w:hAnsi="Arial" w:cs="Arial"/>
                <w:bCs/>
                <w:sz w:val="16"/>
                <w:szCs w:val="16"/>
              </w:rPr>
            </w:pPr>
            <w:r w:rsidRPr="00AA2741">
              <w:rPr>
                <w:rFonts w:ascii="Arial" w:hAnsi="Arial" w:cs="Arial"/>
                <w:bCs/>
                <w:sz w:val="16"/>
                <w:szCs w:val="16"/>
              </w:rPr>
              <w:t>See</w:t>
            </w:r>
            <w:r>
              <w:rPr>
                <w:rStyle w:val="Hyperlink"/>
                <w:rFonts w:ascii="Arial" w:eastAsia="Times New Roman" w:hAnsi="Arial" w:cs="Arial"/>
                <w:sz w:val="16"/>
                <w:szCs w:val="16"/>
              </w:rPr>
              <w:t xml:space="preserve"> </w:t>
            </w:r>
            <w:hyperlink r:id="rId20" w:history="1">
              <w:r w:rsidRPr="00866305">
                <w:rPr>
                  <w:rStyle w:val="Hyperlink"/>
                  <w:rFonts w:ascii="Arial" w:eastAsia="Times New Roman" w:hAnsi="Arial" w:cs="Arial"/>
                  <w:sz w:val="16"/>
                  <w:szCs w:val="16"/>
                </w:rPr>
                <w:t>http://www.hl7.eu/refactored/tab0127.html</w:t>
              </w:r>
            </w:hyperlink>
            <w:r>
              <w:rPr>
                <w:rStyle w:val="Hyperlink"/>
                <w:rFonts w:ascii="Arial" w:eastAsia="Times New Roman" w:hAnsi="Arial" w:cs="Arial"/>
                <w:sz w:val="16"/>
                <w:szCs w:val="16"/>
              </w:rPr>
              <w:t xml:space="preserve"> </w:t>
            </w:r>
            <w:r>
              <w:rPr>
                <w:rFonts w:ascii="Arial" w:hAnsi="Arial" w:cs="Arial"/>
                <w:bCs/>
                <w:sz w:val="16"/>
                <w:szCs w:val="16"/>
              </w:rPr>
              <w:t>for full list of allergen type codes.</w:t>
            </w:r>
          </w:p>
          <w:p w14:paraId="655533DC" w14:textId="77777777" w:rsidR="005E7342" w:rsidRDefault="005E7342" w:rsidP="00910EC1">
            <w:pPr>
              <w:spacing w:after="0"/>
              <w:rPr>
                <w:rFonts w:ascii="Arial" w:hAnsi="Arial" w:cs="Arial"/>
                <w:bCs/>
                <w:sz w:val="16"/>
                <w:szCs w:val="16"/>
              </w:rPr>
            </w:pPr>
          </w:p>
          <w:p w14:paraId="10B368E0" w14:textId="053A2B94" w:rsidR="005E7342" w:rsidRPr="00975B4D" w:rsidRDefault="005E7342" w:rsidP="00910EC1">
            <w:pPr>
              <w:spacing w:after="0"/>
              <w:rPr>
                <w:rFonts w:ascii="Arial" w:eastAsia="Times New Roman" w:hAnsi="Arial" w:cs="Arial"/>
                <w:b/>
                <w:sz w:val="16"/>
                <w:szCs w:val="16"/>
              </w:rPr>
            </w:pPr>
            <w:r w:rsidRPr="00975B4D">
              <w:rPr>
                <w:rFonts w:ascii="Arial" w:eastAsia="Times New Roman" w:hAnsi="Arial" w:cs="Arial"/>
                <w:b/>
                <w:color w:val="69B3E7" w:themeColor="accent1"/>
                <w:sz w:val="16"/>
                <w:szCs w:val="16"/>
              </w:rPr>
              <w:t xml:space="preserve">Note: </w:t>
            </w:r>
            <w:r w:rsidR="00BC2B06" w:rsidRPr="00975B4D">
              <w:rPr>
                <w:rFonts w:ascii="Arial" w:eastAsia="Times New Roman" w:hAnsi="Arial" w:cs="Arial"/>
                <w:b/>
                <w:color w:val="69B3E7" w:themeColor="accent1"/>
                <w:sz w:val="16"/>
                <w:szCs w:val="16"/>
              </w:rPr>
              <w:t xml:space="preserve">WellSky </w:t>
            </w:r>
            <w:r w:rsidRPr="00975B4D">
              <w:rPr>
                <w:rFonts w:ascii="Arial" w:eastAsia="Times New Roman" w:hAnsi="Arial" w:cs="Arial"/>
                <w:b/>
                <w:color w:val="69B3E7" w:themeColor="accent1"/>
                <w:sz w:val="16"/>
                <w:szCs w:val="16"/>
              </w:rPr>
              <w:t>HHH does not currently store the allergen type.</w:t>
            </w:r>
          </w:p>
        </w:tc>
      </w:tr>
      <w:tr w:rsidR="005E7342" w:rsidRPr="00455548" w14:paraId="33BEE590" w14:textId="77777777" w:rsidTr="00910EC1">
        <w:trPr>
          <w:trHeight w:val="255"/>
        </w:trPr>
        <w:tc>
          <w:tcPr>
            <w:tcW w:w="733" w:type="dxa"/>
            <w:tcBorders>
              <w:top w:val="nil"/>
              <w:left w:val="double" w:sz="6" w:space="0" w:color="auto"/>
              <w:bottom w:val="single" w:sz="4" w:space="0" w:color="auto"/>
              <w:right w:val="single" w:sz="4" w:space="0" w:color="auto"/>
            </w:tcBorders>
            <w:shd w:val="clear" w:color="auto" w:fill="auto"/>
            <w:vAlign w:val="center"/>
          </w:tcPr>
          <w:p w14:paraId="00CD237A"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2</w:t>
            </w:r>
          </w:p>
        </w:tc>
        <w:tc>
          <w:tcPr>
            <w:tcW w:w="1337" w:type="dxa"/>
            <w:tcBorders>
              <w:top w:val="single" w:sz="4" w:space="0" w:color="auto"/>
              <w:left w:val="nil"/>
              <w:bottom w:val="single" w:sz="4" w:space="0" w:color="auto"/>
              <w:right w:val="single" w:sz="4" w:space="0" w:color="auto"/>
            </w:tcBorders>
            <w:vAlign w:val="center"/>
          </w:tcPr>
          <w:p w14:paraId="58D6AB01" w14:textId="77777777" w:rsidR="005E7342" w:rsidRPr="0052352B"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w:t>
            </w:r>
          </w:p>
        </w:tc>
        <w:tc>
          <w:tcPr>
            <w:tcW w:w="3150" w:type="dxa"/>
            <w:tcBorders>
              <w:top w:val="single" w:sz="4" w:space="0" w:color="auto"/>
              <w:left w:val="single" w:sz="4" w:space="0" w:color="auto"/>
              <w:bottom w:val="single" w:sz="4" w:space="0" w:color="auto"/>
              <w:right w:val="single" w:sz="4" w:space="0" w:color="auto"/>
            </w:tcBorders>
            <w:vAlign w:val="center"/>
          </w:tcPr>
          <w:p w14:paraId="3E6B1B3C" w14:textId="77777777" w:rsidR="005E7342"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Allergen Type - Description</w:t>
            </w:r>
          </w:p>
        </w:tc>
        <w:tc>
          <w:tcPr>
            <w:tcW w:w="630" w:type="dxa"/>
            <w:tcBorders>
              <w:top w:val="single" w:sz="4" w:space="0" w:color="auto"/>
              <w:left w:val="single" w:sz="4" w:space="0" w:color="auto"/>
              <w:bottom w:val="single" w:sz="4" w:space="0" w:color="auto"/>
              <w:right w:val="single" w:sz="4" w:space="0" w:color="auto"/>
            </w:tcBorders>
            <w:vAlign w:val="center"/>
          </w:tcPr>
          <w:p w14:paraId="2E0091E2"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64</w:t>
            </w:r>
          </w:p>
        </w:tc>
        <w:tc>
          <w:tcPr>
            <w:tcW w:w="540" w:type="dxa"/>
            <w:tcBorders>
              <w:top w:val="single" w:sz="4" w:space="0" w:color="auto"/>
              <w:left w:val="single" w:sz="4" w:space="0" w:color="auto"/>
              <w:bottom w:val="single" w:sz="4" w:space="0" w:color="auto"/>
              <w:right w:val="nil"/>
            </w:tcBorders>
            <w:shd w:val="clear" w:color="auto" w:fill="auto"/>
            <w:vAlign w:val="center"/>
          </w:tcPr>
          <w:p w14:paraId="66E950B5"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O</w:t>
            </w:r>
          </w:p>
        </w:tc>
        <w:tc>
          <w:tcPr>
            <w:tcW w:w="1800" w:type="dxa"/>
            <w:tcBorders>
              <w:top w:val="nil"/>
              <w:left w:val="single" w:sz="4" w:space="0" w:color="auto"/>
              <w:bottom w:val="single" w:sz="4" w:space="0" w:color="auto"/>
              <w:right w:val="double" w:sz="6" w:space="0" w:color="auto"/>
            </w:tcBorders>
            <w:shd w:val="clear" w:color="auto" w:fill="auto"/>
            <w:vAlign w:val="center"/>
          </w:tcPr>
          <w:p w14:paraId="1FCA2625"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Drug Allergy</w:t>
            </w:r>
          </w:p>
        </w:tc>
        <w:tc>
          <w:tcPr>
            <w:tcW w:w="6300" w:type="dxa"/>
            <w:tcBorders>
              <w:top w:val="nil"/>
              <w:left w:val="single" w:sz="4" w:space="0" w:color="auto"/>
              <w:bottom w:val="single" w:sz="4" w:space="0" w:color="auto"/>
              <w:right w:val="double" w:sz="6" w:space="0" w:color="auto"/>
            </w:tcBorders>
            <w:vAlign w:val="center"/>
          </w:tcPr>
          <w:p w14:paraId="29260C9F" w14:textId="77777777" w:rsidR="005E7342" w:rsidRPr="00455548" w:rsidRDefault="005E7342" w:rsidP="00910EC1">
            <w:pPr>
              <w:spacing w:after="0"/>
              <w:rPr>
                <w:rFonts w:ascii="Arial" w:eastAsia="Times New Roman" w:hAnsi="Arial" w:cs="Arial"/>
                <w:bCs/>
                <w:sz w:val="16"/>
                <w:szCs w:val="16"/>
              </w:rPr>
            </w:pPr>
          </w:p>
        </w:tc>
      </w:tr>
      <w:tr w:rsidR="005E7342" w:rsidRPr="00455548" w14:paraId="65E8D0E3" w14:textId="77777777" w:rsidTr="00910EC1">
        <w:trPr>
          <w:trHeight w:val="255"/>
        </w:trPr>
        <w:tc>
          <w:tcPr>
            <w:tcW w:w="733"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3D7988D3"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2</w:t>
            </w:r>
          </w:p>
        </w:tc>
        <w:tc>
          <w:tcPr>
            <w:tcW w:w="1337"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A82D360" w14:textId="77777777" w:rsidR="005E7342" w:rsidRPr="0052352B"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3 - 6</w:t>
            </w:r>
          </w:p>
        </w:tc>
        <w:tc>
          <w:tcPr>
            <w:tcW w:w="31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7F40A15" w14:textId="77777777" w:rsidR="005E7342" w:rsidRPr="0052352B"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Allergen Type - &lt;multiple sub-fields&gt;</w:t>
            </w:r>
          </w:p>
        </w:tc>
        <w:tc>
          <w:tcPr>
            <w:tcW w:w="6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337303" w14:textId="77777777" w:rsidR="005E7342" w:rsidRDefault="005E7342" w:rsidP="00910EC1">
            <w:pPr>
              <w:spacing w:after="0"/>
              <w:jc w:val="center"/>
              <w:rPr>
                <w:rFonts w:ascii="Arial" w:eastAsia="Times New Roman" w:hAnsi="Arial" w:cs="Arial"/>
                <w:bCs/>
                <w:sz w:val="16"/>
                <w:szCs w:val="16"/>
              </w:rPr>
            </w:pPr>
          </w:p>
        </w:tc>
        <w:tc>
          <w:tcPr>
            <w:tcW w:w="540" w:type="dxa"/>
            <w:tcBorders>
              <w:top w:val="single" w:sz="4" w:space="0" w:color="auto"/>
              <w:left w:val="single" w:sz="4" w:space="0" w:color="auto"/>
              <w:bottom w:val="single" w:sz="4" w:space="0" w:color="auto"/>
              <w:right w:val="nil"/>
            </w:tcBorders>
            <w:shd w:val="clear" w:color="auto" w:fill="BFBFBF" w:themeFill="background1" w:themeFillShade="BF"/>
            <w:vAlign w:val="center"/>
          </w:tcPr>
          <w:p w14:paraId="28D01A73"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529377E1" w14:textId="77777777" w:rsidR="005E7342" w:rsidRPr="00455548" w:rsidRDefault="005E7342" w:rsidP="00910EC1">
            <w:pPr>
              <w:spacing w:after="0"/>
              <w:jc w:val="center"/>
              <w:rPr>
                <w:rFonts w:ascii="Arial" w:eastAsia="Times New Roman" w:hAnsi="Arial" w:cs="Arial"/>
                <w:bCs/>
                <w:sz w:val="16"/>
                <w:szCs w:val="16"/>
              </w:rPr>
            </w:pPr>
          </w:p>
        </w:tc>
        <w:tc>
          <w:tcPr>
            <w:tcW w:w="6300" w:type="dxa"/>
            <w:tcBorders>
              <w:top w:val="nil"/>
              <w:left w:val="single" w:sz="4" w:space="0" w:color="auto"/>
              <w:bottom w:val="single" w:sz="4" w:space="0" w:color="auto"/>
              <w:right w:val="double" w:sz="6" w:space="0" w:color="auto"/>
            </w:tcBorders>
            <w:shd w:val="clear" w:color="auto" w:fill="BFBFBF" w:themeFill="background1" w:themeFillShade="BF"/>
            <w:vAlign w:val="center"/>
          </w:tcPr>
          <w:p w14:paraId="7E6AE53A" w14:textId="77777777" w:rsidR="005E7342" w:rsidRPr="00455548" w:rsidRDefault="005E7342" w:rsidP="00910EC1">
            <w:pPr>
              <w:spacing w:after="0"/>
              <w:rPr>
                <w:rFonts w:ascii="Arial" w:eastAsia="Times New Roman" w:hAnsi="Arial" w:cs="Arial"/>
                <w:bCs/>
                <w:sz w:val="16"/>
                <w:szCs w:val="16"/>
              </w:rPr>
            </w:pPr>
          </w:p>
        </w:tc>
      </w:tr>
      <w:tr w:rsidR="005E7342" w:rsidRPr="00455548" w14:paraId="53DED83A"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auto"/>
            <w:vAlign w:val="center"/>
          </w:tcPr>
          <w:p w14:paraId="2FA2872E" w14:textId="77777777" w:rsidR="005E7342" w:rsidRPr="00455548"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3</w:t>
            </w:r>
          </w:p>
        </w:tc>
        <w:tc>
          <w:tcPr>
            <w:tcW w:w="1337" w:type="dxa"/>
            <w:tcBorders>
              <w:top w:val="single" w:sz="4" w:space="0" w:color="auto"/>
              <w:left w:val="single" w:sz="4" w:space="0" w:color="auto"/>
              <w:bottom w:val="single" w:sz="4" w:space="0" w:color="auto"/>
              <w:right w:val="single" w:sz="4" w:space="0" w:color="auto"/>
            </w:tcBorders>
            <w:vAlign w:val="center"/>
          </w:tcPr>
          <w:p w14:paraId="0928CD13" w14:textId="77777777" w:rsidR="005E7342" w:rsidRPr="0052352B"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1</w:t>
            </w:r>
          </w:p>
        </w:tc>
        <w:tc>
          <w:tcPr>
            <w:tcW w:w="3150" w:type="dxa"/>
            <w:tcBorders>
              <w:top w:val="single" w:sz="4" w:space="0" w:color="auto"/>
              <w:left w:val="single" w:sz="4" w:space="0" w:color="auto"/>
              <w:bottom w:val="single" w:sz="4" w:space="0" w:color="auto"/>
              <w:right w:val="single" w:sz="4" w:space="0" w:color="auto"/>
            </w:tcBorders>
            <w:vAlign w:val="center"/>
          </w:tcPr>
          <w:p w14:paraId="7D5011D0" w14:textId="77777777" w:rsidR="005E7342" w:rsidRPr="00175C4A"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Allergen – Identifier Code</w:t>
            </w:r>
          </w:p>
        </w:tc>
        <w:tc>
          <w:tcPr>
            <w:tcW w:w="630" w:type="dxa"/>
            <w:tcBorders>
              <w:top w:val="single" w:sz="4" w:space="0" w:color="auto"/>
              <w:left w:val="single" w:sz="4" w:space="0" w:color="auto"/>
              <w:bottom w:val="single" w:sz="4" w:space="0" w:color="auto"/>
              <w:right w:val="single" w:sz="4" w:space="0" w:color="auto"/>
            </w:tcBorders>
            <w:vAlign w:val="center"/>
          </w:tcPr>
          <w:p w14:paraId="03C85672"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16</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37A90CE3"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R</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6B602027"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985</w:t>
            </w:r>
          </w:p>
        </w:tc>
        <w:tc>
          <w:tcPr>
            <w:tcW w:w="6300" w:type="dxa"/>
            <w:tcBorders>
              <w:top w:val="single" w:sz="4" w:space="0" w:color="auto"/>
              <w:left w:val="single" w:sz="4" w:space="0" w:color="auto"/>
              <w:bottom w:val="single" w:sz="4" w:space="0" w:color="auto"/>
              <w:right w:val="single" w:sz="4" w:space="0" w:color="auto"/>
            </w:tcBorders>
            <w:vAlign w:val="center"/>
          </w:tcPr>
          <w:p w14:paraId="5FA18E59" w14:textId="73ACEAAE" w:rsidR="005E7342" w:rsidRPr="00455548"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 xml:space="preserve">PatientMedispanAllergy.AllergyId. </w:t>
            </w:r>
          </w:p>
        </w:tc>
      </w:tr>
      <w:tr w:rsidR="005E7342" w:rsidRPr="00455548" w14:paraId="3B614544"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auto"/>
            <w:vAlign w:val="center"/>
          </w:tcPr>
          <w:p w14:paraId="271A187E"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3</w:t>
            </w:r>
          </w:p>
        </w:tc>
        <w:tc>
          <w:tcPr>
            <w:tcW w:w="1337" w:type="dxa"/>
            <w:tcBorders>
              <w:top w:val="single" w:sz="4" w:space="0" w:color="auto"/>
              <w:left w:val="single" w:sz="4" w:space="0" w:color="auto"/>
              <w:bottom w:val="single" w:sz="4" w:space="0" w:color="auto"/>
              <w:right w:val="single" w:sz="4" w:space="0" w:color="auto"/>
            </w:tcBorders>
            <w:vAlign w:val="center"/>
          </w:tcPr>
          <w:p w14:paraId="2F2A5112" w14:textId="77777777" w:rsidR="005E7342" w:rsidRPr="0052352B"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w:t>
            </w:r>
          </w:p>
        </w:tc>
        <w:tc>
          <w:tcPr>
            <w:tcW w:w="3150" w:type="dxa"/>
            <w:tcBorders>
              <w:top w:val="single" w:sz="4" w:space="0" w:color="auto"/>
              <w:left w:val="single" w:sz="4" w:space="0" w:color="auto"/>
              <w:bottom w:val="single" w:sz="4" w:space="0" w:color="auto"/>
              <w:right w:val="single" w:sz="4" w:space="0" w:color="auto"/>
            </w:tcBorders>
            <w:vAlign w:val="center"/>
          </w:tcPr>
          <w:p w14:paraId="0574FB55" w14:textId="77777777" w:rsidR="005E7342" w:rsidRPr="0052352B"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Allergen - Description</w:t>
            </w:r>
          </w:p>
        </w:tc>
        <w:tc>
          <w:tcPr>
            <w:tcW w:w="630" w:type="dxa"/>
            <w:tcBorders>
              <w:top w:val="single" w:sz="4" w:space="0" w:color="auto"/>
              <w:left w:val="single" w:sz="4" w:space="0" w:color="auto"/>
              <w:bottom w:val="single" w:sz="4" w:space="0" w:color="auto"/>
              <w:right w:val="single" w:sz="4" w:space="0" w:color="auto"/>
            </w:tcBorders>
            <w:vAlign w:val="center"/>
          </w:tcPr>
          <w:p w14:paraId="73DA8C8B"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64</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224EB832" w14:textId="77777777" w:rsidR="005E7342" w:rsidRPr="007F74F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R</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40FD07D7" w14:textId="77777777" w:rsidR="005E7342" w:rsidRPr="00455548"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Penicillin</w:t>
            </w:r>
          </w:p>
        </w:tc>
        <w:tc>
          <w:tcPr>
            <w:tcW w:w="6300" w:type="dxa"/>
            <w:tcBorders>
              <w:top w:val="single" w:sz="4" w:space="0" w:color="auto"/>
              <w:left w:val="single" w:sz="4" w:space="0" w:color="auto"/>
              <w:bottom w:val="single" w:sz="4" w:space="0" w:color="auto"/>
              <w:right w:val="single" w:sz="4" w:space="0" w:color="auto"/>
            </w:tcBorders>
            <w:vAlign w:val="center"/>
          </w:tcPr>
          <w:p w14:paraId="4622AD5B" w14:textId="77777777" w:rsidR="005E7342" w:rsidRPr="00455548"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PatientMedispanAllergy.Allergy</w:t>
            </w:r>
          </w:p>
        </w:tc>
      </w:tr>
      <w:tr w:rsidR="005E7342" w:rsidRPr="00455548" w14:paraId="7D2292F4"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DAB06F0"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3</w:t>
            </w:r>
          </w:p>
        </w:tc>
        <w:tc>
          <w:tcPr>
            <w:tcW w:w="133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535F8BC"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3 - 6</w:t>
            </w:r>
          </w:p>
        </w:tc>
        <w:tc>
          <w:tcPr>
            <w:tcW w:w="31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2940C14" w14:textId="77777777" w:rsidR="005E7342"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Allergen – &lt;multiple sub-fields&gt;</w:t>
            </w:r>
          </w:p>
        </w:tc>
        <w:tc>
          <w:tcPr>
            <w:tcW w:w="6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4A0358E" w14:textId="77777777" w:rsidR="005E7342" w:rsidRDefault="005E7342" w:rsidP="00910EC1">
            <w:pPr>
              <w:spacing w:after="0"/>
              <w:jc w:val="center"/>
              <w:rPr>
                <w:rFonts w:ascii="Arial" w:eastAsia="Times New Roman" w:hAnsi="Arial" w:cs="Arial"/>
                <w:bCs/>
                <w:sz w:val="16"/>
                <w:szCs w:val="16"/>
              </w:rPr>
            </w:pPr>
          </w:p>
        </w:tc>
        <w:tc>
          <w:tcPr>
            <w:tcW w:w="5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1335DB4"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A9EA96B" w14:textId="77777777" w:rsidR="005E7342" w:rsidRDefault="005E7342" w:rsidP="00910EC1">
            <w:pPr>
              <w:spacing w:after="0"/>
              <w:jc w:val="center"/>
              <w:rPr>
                <w:rFonts w:ascii="Arial" w:eastAsia="Times New Roman" w:hAnsi="Arial" w:cs="Arial"/>
                <w:bCs/>
                <w:sz w:val="16"/>
                <w:szCs w:val="16"/>
              </w:rPr>
            </w:pPr>
          </w:p>
        </w:tc>
        <w:tc>
          <w:tcPr>
            <w:tcW w:w="63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D63E57" w14:textId="77777777" w:rsidR="005E7342" w:rsidRDefault="005E7342" w:rsidP="00910EC1">
            <w:pPr>
              <w:spacing w:after="0"/>
              <w:rPr>
                <w:rFonts w:ascii="Arial" w:eastAsia="Times New Roman" w:hAnsi="Arial" w:cs="Arial"/>
                <w:bCs/>
                <w:sz w:val="16"/>
                <w:szCs w:val="16"/>
              </w:rPr>
            </w:pPr>
          </w:p>
        </w:tc>
      </w:tr>
      <w:tr w:rsidR="005E7342" w:rsidRPr="00455548" w14:paraId="2635C6B2"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26C8484"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4</w:t>
            </w:r>
          </w:p>
        </w:tc>
        <w:tc>
          <w:tcPr>
            <w:tcW w:w="133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82488C2" w14:textId="77777777" w:rsidR="005E7342" w:rsidRDefault="005E7342" w:rsidP="00910EC1">
            <w:pPr>
              <w:spacing w:after="0"/>
              <w:jc w:val="center"/>
              <w:rPr>
                <w:rFonts w:ascii="Arial" w:eastAsia="Times New Roman" w:hAnsi="Arial" w:cs="Arial"/>
                <w:bCs/>
                <w:sz w:val="16"/>
                <w:szCs w:val="16"/>
              </w:rPr>
            </w:pPr>
          </w:p>
        </w:tc>
        <w:tc>
          <w:tcPr>
            <w:tcW w:w="31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C9F34EB" w14:textId="77777777" w:rsidR="005E7342"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Allergy Severity Code</w:t>
            </w:r>
          </w:p>
        </w:tc>
        <w:tc>
          <w:tcPr>
            <w:tcW w:w="6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02BE0F4A"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250</w:t>
            </w:r>
          </w:p>
        </w:tc>
        <w:tc>
          <w:tcPr>
            <w:tcW w:w="5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05D3D5C"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2407C419" w14:textId="77777777" w:rsidR="005E7342" w:rsidRDefault="005E7342" w:rsidP="00910EC1">
            <w:pPr>
              <w:spacing w:after="0"/>
              <w:jc w:val="center"/>
              <w:rPr>
                <w:rFonts w:ascii="Arial" w:eastAsia="Times New Roman" w:hAnsi="Arial" w:cs="Arial"/>
                <w:bCs/>
                <w:sz w:val="16"/>
                <w:szCs w:val="16"/>
              </w:rPr>
            </w:pPr>
          </w:p>
        </w:tc>
        <w:tc>
          <w:tcPr>
            <w:tcW w:w="63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8FABD1C" w14:textId="77777777" w:rsidR="005E7342" w:rsidRDefault="005E7342" w:rsidP="00910EC1">
            <w:pPr>
              <w:spacing w:after="0"/>
              <w:rPr>
                <w:rFonts w:ascii="Arial" w:eastAsia="Times New Roman" w:hAnsi="Arial" w:cs="Arial"/>
                <w:bCs/>
                <w:sz w:val="16"/>
                <w:szCs w:val="16"/>
              </w:rPr>
            </w:pPr>
            <w:r w:rsidRPr="00AA2741">
              <w:rPr>
                <w:rFonts w:ascii="Arial" w:hAnsi="Arial" w:cs="Arial"/>
                <w:bCs/>
                <w:sz w:val="16"/>
                <w:szCs w:val="16"/>
              </w:rPr>
              <w:t>See</w:t>
            </w:r>
            <w:r>
              <w:rPr>
                <w:rStyle w:val="Hyperlink"/>
                <w:rFonts w:ascii="Arial" w:eastAsia="Times New Roman" w:hAnsi="Arial" w:cs="Arial"/>
                <w:sz w:val="16"/>
                <w:szCs w:val="16"/>
              </w:rPr>
              <w:t xml:space="preserve"> </w:t>
            </w:r>
            <w:hyperlink r:id="rId21" w:history="1">
              <w:r w:rsidRPr="00866305">
                <w:rPr>
                  <w:rStyle w:val="Hyperlink"/>
                  <w:rFonts w:ascii="Arial" w:eastAsia="Times New Roman" w:hAnsi="Arial" w:cs="Arial"/>
                  <w:sz w:val="16"/>
                  <w:szCs w:val="16"/>
                </w:rPr>
                <w:t>http://www.hl7.eu/refactored/tab0128.html</w:t>
              </w:r>
            </w:hyperlink>
            <w:r>
              <w:rPr>
                <w:rStyle w:val="Hyperlink"/>
                <w:rFonts w:ascii="Arial" w:eastAsia="Times New Roman" w:hAnsi="Arial" w:cs="Arial"/>
                <w:sz w:val="16"/>
                <w:szCs w:val="16"/>
              </w:rPr>
              <w:t xml:space="preserve"> </w:t>
            </w:r>
            <w:r>
              <w:rPr>
                <w:rFonts w:ascii="Arial" w:hAnsi="Arial" w:cs="Arial"/>
                <w:bCs/>
                <w:sz w:val="16"/>
                <w:szCs w:val="16"/>
              </w:rPr>
              <w:t>for details.</w:t>
            </w:r>
          </w:p>
        </w:tc>
      </w:tr>
      <w:tr w:rsidR="005E7342" w:rsidRPr="00455548" w14:paraId="3DE7A88C"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auto"/>
            <w:vAlign w:val="center"/>
          </w:tcPr>
          <w:p w14:paraId="7814673D"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5</w:t>
            </w:r>
          </w:p>
        </w:tc>
        <w:tc>
          <w:tcPr>
            <w:tcW w:w="1337" w:type="dxa"/>
            <w:tcBorders>
              <w:top w:val="single" w:sz="4" w:space="0" w:color="auto"/>
              <w:left w:val="single" w:sz="4" w:space="0" w:color="auto"/>
              <w:bottom w:val="single" w:sz="4" w:space="0" w:color="auto"/>
              <w:right w:val="single" w:sz="4" w:space="0" w:color="auto"/>
            </w:tcBorders>
            <w:vAlign w:val="center"/>
          </w:tcPr>
          <w:p w14:paraId="41C9816D" w14:textId="77777777" w:rsidR="005E7342" w:rsidRDefault="005E7342" w:rsidP="00910EC1">
            <w:pPr>
              <w:spacing w:after="0"/>
              <w:jc w:val="center"/>
              <w:rPr>
                <w:rFonts w:ascii="Arial" w:eastAsia="Times New Roman" w:hAnsi="Arial" w:cs="Arial"/>
                <w:bCs/>
                <w:sz w:val="16"/>
                <w:szCs w:val="16"/>
              </w:rPr>
            </w:pPr>
          </w:p>
        </w:tc>
        <w:tc>
          <w:tcPr>
            <w:tcW w:w="3150" w:type="dxa"/>
            <w:tcBorders>
              <w:top w:val="single" w:sz="4" w:space="0" w:color="auto"/>
              <w:left w:val="single" w:sz="4" w:space="0" w:color="auto"/>
              <w:bottom w:val="single" w:sz="4" w:space="0" w:color="auto"/>
              <w:right w:val="single" w:sz="4" w:space="0" w:color="auto"/>
            </w:tcBorders>
            <w:vAlign w:val="center"/>
          </w:tcPr>
          <w:p w14:paraId="6A770C96" w14:textId="77777777" w:rsidR="005E7342"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Allergy Reaction Code</w:t>
            </w:r>
          </w:p>
        </w:tc>
        <w:tc>
          <w:tcPr>
            <w:tcW w:w="630" w:type="dxa"/>
            <w:tcBorders>
              <w:top w:val="single" w:sz="4" w:space="0" w:color="auto"/>
              <w:left w:val="single" w:sz="4" w:space="0" w:color="auto"/>
              <w:bottom w:val="single" w:sz="4" w:space="0" w:color="auto"/>
              <w:right w:val="single" w:sz="4" w:space="0" w:color="auto"/>
            </w:tcBorders>
            <w:vAlign w:val="center"/>
          </w:tcPr>
          <w:p w14:paraId="742AB619"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15</w:t>
            </w:r>
          </w:p>
        </w:tc>
        <w:tc>
          <w:tcPr>
            <w:tcW w:w="540" w:type="dxa"/>
            <w:tcBorders>
              <w:top w:val="single" w:sz="4" w:space="0" w:color="auto"/>
              <w:left w:val="single" w:sz="4" w:space="0" w:color="auto"/>
              <w:bottom w:val="single" w:sz="4" w:space="0" w:color="auto"/>
              <w:right w:val="single" w:sz="4" w:space="0" w:color="auto"/>
            </w:tcBorders>
            <w:shd w:val="clear" w:color="auto" w:fill="auto"/>
            <w:vAlign w:val="center"/>
          </w:tcPr>
          <w:p w14:paraId="2598D498"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R</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14:paraId="73209A44"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Rash</w:t>
            </w:r>
          </w:p>
        </w:tc>
        <w:tc>
          <w:tcPr>
            <w:tcW w:w="6300" w:type="dxa"/>
            <w:tcBorders>
              <w:top w:val="single" w:sz="4" w:space="0" w:color="auto"/>
              <w:left w:val="single" w:sz="4" w:space="0" w:color="auto"/>
              <w:bottom w:val="single" w:sz="4" w:space="0" w:color="auto"/>
              <w:right w:val="single" w:sz="4" w:space="0" w:color="auto"/>
            </w:tcBorders>
            <w:vAlign w:val="center"/>
          </w:tcPr>
          <w:p w14:paraId="44CB14BE" w14:textId="77777777" w:rsidR="005E7342"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PatientMedispanAllergy.Allergy</w:t>
            </w:r>
          </w:p>
        </w:tc>
      </w:tr>
      <w:tr w:rsidR="005E7342" w:rsidRPr="00455548" w14:paraId="3E7B0FFA" w14:textId="77777777" w:rsidTr="00910EC1">
        <w:trPr>
          <w:trHeight w:val="255"/>
        </w:trPr>
        <w:tc>
          <w:tcPr>
            <w:tcW w:w="73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B39CF6F" w14:textId="77777777" w:rsidR="005E7342" w:rsidRDefault="005E7342" w:rsidP="00910EC1">
            <w:pPr>
              <w:spacing w:after="0" w:line="240" w:lineRule="auto"/>
              <w:jc w:val="center"/>
              <w:rPr>
                <w:rFonts w:ascii="Arial" w:eastAsia="Times New Roman" w:hAnsi="Arial" w:cs="Arial"/>
                <w:bCs/>
                <w:sz w:val="16"/>
                <w:szCs w:val="16"/>
              </w:rPr>
            </w:pPr>
            <w:r>
              <w:rPr>
                <w:rFonts w:ascii="Arial" w:eastAsia="Times New Roman" w:hAnsi="Arial" w:cs="Arial"/>
                <w:bCs/>
                <w:sz w:val="16"/>
                <w:szCs w:val="16"/>
              </w:rPr>
              <w:t>6</w:t>
            </w:r>
          </w:p>
        </w:tc>
        <w:tc>
          <w:tcPr>
            <w:tcW w:w="133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3D7C796" w14:textId="77777777" w:rsidR="005E7342" w:rsidRDefault="005E7342" w:rsidP="00910EC1">
            <w:pPr>
              <w:spacing w:after="0"/>
              <w:jc w:val="center"/>
              <w:rPr>
                <w:rFonts w:ascii="Arial" w:eastAsia="Times New Roman" w:hAnsi="Arial" w:cs="Arial"/>
                <w:bCs/>
                <w:sz w:val="16"/>
                <w:szCs w:val="16"/>
              </w:rPr>
            </w:pPr>
          </w:p>
        </w:tc>
        <w:tc>
          <w:tcPr>
            <w:tcW w:w="315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810C5D8" w14:textId="77777777" w:rsidR="005E7342"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Allergy Identification Date</w:t>
            </w:r>
          </w:p>
        </w:tc>
        <w:tc>
          <w:tcPr>
            <w:tcW w:w="63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682CF26"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26</w:t>
            </w:r>
          </w:p>
        </w:tc>
        <w:tc>
          <w:tcPr>
            <w:tcW w:w="54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351E349" w14:textId="77777777" w:rsidR="005E7342" w:rsidRDefault="005E7342" w:rsidP="00910EC1">
            <w:pPr>
              <w:spacing w:after="0"/>
              <w:jc w:val="center"/>
              <w:rPr>
                <w:rFonts w:ascii="Arial" w:eastAsia="Times New Roman" w:hAnsi="Arial" w:cs="Arial"/>
                <w:bCs/>
                <w:sz w:val="16"/>
                <w:szCs w:val="16"/>
              </w:rPr>
            </w:pPr>
            <w:r>
              <w:rPr>
                <w:rFonts w:ascii="Arial" w:eastAsia="Times New Roman" w:hAnsi="Arial" w:cs="Arial"/>
                <w:bCs/>
                <w:sz w:val="16"/>
                <w:szCs w:val="16"/>
              </w:rPr>
              <w:t>N</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789325F" w14:textId="77777777" w:rsidR="005E7342" w:rsidRDefault="005E7342" w:rsidP="00910EC1">
            <w:pPr>
              <w:spacing w:after="0"/>
              <w:jc w:val="center"/>
              <w:rPr>
                <w:rFonts w:ascii="Arial" w:eastAsia="Times New Roman" w:hAnsi="Arial" w:cs="Arial"/>
                <w:bCs/>
                <w:sz w:val="16"/>
                <w:szCs w:val="16"/>
              </w:rPr>
            </w:pPr>
            <w:r w:rsidRPr="001618D6">
              <w:rPr>
                <w:rFonts w:ascii="Arial" w:eastAsia="Times New Roman" w:hAnsi="Arial" w:cs="Arial"/>
                <w:sz w:val="16"/>
                <w:szCs w:val="16"/>
              </w:rPr>
              <w:t>CCYYMMDD</w:t>
            </w:r>
          </w:p>
        </w:tc>
        <w:tc>
          <w:tcPr>
            <w:tcW w:w="63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55E51F5" w14:textId="77777777" w:rsidR="005E7342" w:rsidRDefault="005E7342" w:rsidP="00910EC1">
            <w:pPr>
              <w:spacing w:after="0"/>
              <w:rPr>
                <w:rFonts w:ascii="Arial" w:eastAsia="Times New Roman" w:hAnsi="Arial" w:cs="Arial"/>
                <w:bCs/>
                <w:sz w:val="16"/>
                <w:szCs w:val="16"/>
              </w:rPr>
            </w:pPr>
            <w:r>
              <w:rPr>
                <w:rFonts w:ascii="Arial" w:eastAsia="Times New Roman" w:hAnsi="Arial" w:cs="Arial"/>
                <w:bCs/>
                <w:sz w:val="16"/>
                <w:szCs w:val="16"/>
              </w:rPr>
              <w:t>Currently HHH does not persist the onset date.</w:t>
            </w:r>
          </w:p>
        </w:tc>
      </w:tr>
    </w:tbl>
    <w:p w14:paraId="1220B9EC" w14:textId="77777777" w:rsidR="005E7342" w:rsidRDefault="005E7342" w:rsidP="005E7342"/>
    <w:p w14:paraId="11193C25" w14:textId="77777777" w:rsidR="004D4203" w:rsidRDefault="004D4203" w:rsidP="004D4203">
      <w:pPr>
        <w:pStyle w:val="Heading3"/>
        <w:rPr>
          <w:ins w:id="291" w:author="Tellis Ellis" w:date="2019-09-30T18:29:00Z"/>
        </w:rPr>
      </w:pPr>
      <w:bookmarkStart w:id="292" w:name="_Toc18413062"/>
      <w:bookmarkStart w:id="293" w:name="_Toc20760728"/>
      <w:ins w:id="294" w:author="Tellis Ellis" w:date="2019-09-30T18:29:00Z">
        <w:r>
          <w:t>Indicating No Known Allergies (NKA)</w:t>
        </w:r>
        <w:bookmarkEnd w:id="292"/>
        <w:bookmarkEnd w:id="293"/>
      </w:ins>
    </w:p>
    <w:p w14:paraId="0C894CE2" w14:textId="10250587" w:rsidR="005E7342" w:rsidRDefault="004D4203" w:rsidP="004D4203">
      <w:ins w:id="295" w:author="Tellis Ellis" w:date="2019-09-30T18:29:00Z">
        <w:r>
          <w:t>In WellSky Hospice, indicating “No Known Allergies” on a patient chart will trigger the generation of an A08 message containing an AL1 segment with the text “</w:t>
        </w:r>
        <w:r w:rsidRPr="00C53667">
          <w:t>*No Known Allergies</w:t>
        </w:r>
        <w:r>
          <w:t>” (excluding surrounding quotes) populated in AL1.3.2 (Allergen Description).</w:t>
        </w:r>
      </w:ins>
      <w:r w:rsidR="005E7342">
        <w:br w:type="page"/>
      </w:r>
    </w:p>
    <w:p w14:paraId="0A572BC8" w14:textId="77777777" w:rsidR="005E7342" w:rsidRDefault="005E7342" w:rsidP="005E7342"/>
    <w:p w14:paraId="4D375B8A" w14:textId="77777777" w:rsidR="005E7342" w:rsidRDefault="005E7342" w:rsidP="005E7342">
      <w:pPr>
        <w:pStyle w:val="Heading3"/>
      </w:pPr>
      <w:bookmarkStart w:id="296" w:name="_Toc532379659"/>
      <w:bookmarkStart w:id="297" w:name="_Toc20760729"/>
      <w:r>
        <w:t>MSA</w:t>
      </w:r>
      <w:r w:rsidRPr="00EC41F6">
        <w:t xml:space="preserve"> –</w:t>
      </w:r>
      <w:r>
        <w:t xml:space="preserve"> Message Acknowledgement - HL7 v2.4</w:t>
      </w:r>
      <w:bookmarkEnd w:id="296"/>
      <w:bookmarkEnd w:id="297"/>
    </w:p>
    <w:p w14:paraId="5FBFACB3" w14:textId="77777777" w:rsidR="005E7342" w:rsidRPr="00C35EBB" w:rsidRDefault="005E7342" w:rsidP="005E7342">
      <w:pPr>
        <w:spacing w:after="0"/>
        <w:rPr>
          <w:sz w:val="16"/>
          <w:szCs w:val="16"/>
        </w:rPr>
      </w:pPr>
    </w:p>
    <w:tbl>
      <w:tblPr>
        <w:tblW w:w="14472" w:type="dxa"/>
        <w:tblInd w:w="85" w:type="dxa"/>
        <w:tblLayout w:type="fixed"/>
        <w:tblLook w:val="04A0" w:firstRow="1" w:lastRow="0" w:firstColumn="1" w:lastColumn="0" w:noHBand="0" w:noVBand="1"/>
      </w:tblPr>
      <w:tblGrid>
        <w:gridCol w:w="679"/>
        <w:gridCol w:w="923"/>
        <w:gridCol w:w="2520"/>
        <w:gridCol w:w="1530"/>
        <w:gridCol w:w="720"/>
        <w:gridCol w:w="720"/>
        <w:gridCol w:w="1710"/>
        <w:gridCol w:w="5670"/>
      </w:tblGrid>
      <w:tr w:rsidR="005E7342" w:rsidRPr="001618D6" w14:paraId="66163987" w14:textId="77777777" w:rsidTr="00910EC1">
        <w:trPr>
          <w:trHeight w:val="402"/>
          <w:tblHeader/>
        </w:trPr>
        <w:tc>
          <w:tcPr>
            <w:tcW w:w="679" w:type="dxa"/>
            <w:tcBorders>
              <w:top w:val="double" w:sz="6" w:space="0" w:color="auto"/>
              <w:left w:val="double" w:sz="6" w:space="0" w:color="auto"/>
              <w:bottom w:val="single" w:sz="4" w:space="0" w:color="auto"/>
              <w:right w:val="single" w:sz="4" w:space="0" w:color="auto"/>
            </w:tcBorders>
            <w:shd w:val="clear" w:color="000000" w:fill="99CCFF"/>
            <w:vAlign w:val="center"/>
            <w:hideMark/>
          </w:tcPr>
          <w:p w14:paraId="57513AA0"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p>
        </w:tc>
        <w:tc>
          <w:tcPr>
            <w:tcW w:w="923" w:type="dxa"/>
            <w:tcBorders>
              <w:top w:val="double" w:sz="6" w:space="0" w:color="auto"/>
              <w:left w:val="nil"/>
              <w:bottom w:val="single" w:sz="4" w:space="0" w:color="auto"/>
              <w:right w:val="single" w:sz="4" w:space="0" w:color="auto"/>
            </w:tcBorders>
            <w:shd w:val="clear" w:color="000000" w:fill="99CCFF"/>
            <w:vAlign w:val="center"/>
            <w:hideMark/>
          </w:tcPr>
          <w:p w14:paraId="6242DFAB" w14:textId="77777777" w:rsidR="005E7342"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SUB</w:t>
            </w:r>
          </w:p>
          <w:p w14:paraId="3A8B9144"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r>
              <w:rPr>
                <w:rFonts w:ascii="Arial" w:eastAsia="Times New Roman" w:hAnsi="Arial" w:cs="Arial"/>
                <w:b/>
                <w:bCs/>
                <w:sz w:val="16"/>
                <w:szCs w:val="16"/>
              </w:rPr>
              <w:t>(S)</w:t>
            </w:r>
          </w:p>
        </w:tc>
        <w:tc>
          <w:tcPr>
            <w:tcW w:w="2520" w:type="dxa"/>
            <w:tcBorders>
              <w:top w:val="double" w:sz="6" w:space="0" w:color="auto"/>
              <w:left w:val="nil"/>
              <w:bottom w:val="single" w:sz="4" w:space="0" w:color="auto"/>
              <w:right w:val="single" w:sz="4" w:space="0" w:color="auto"/>
            </w:tcBorders>
            <w:shd w:val="clear" w:color="000000" w:fill="99CCFF"/>
            <w:vAlign w:val="center"/>
            <w:hideMark/>
          </w:tcPr>
          <w:p w14:paraId="1750B7FF" w14:textId="77777777" w:rsidR="005E7342" w:rsidRPr="001618D6" w:rsidRDefault="005E7342" w:rsidP="00910EC1">
            <w:pPr>
              <w:spacing w:after="0" w:line="240" w:lineRule="auto"/>
              <w:rPr>
                <w:rFonts w:ascii="Arial" w:eastAsia="Times New Roman" w:hAnsi="Arial" w:cs="Arial"/>
                <w:b/>
                <w:bCs/>
                <w:sz w:val="16"/>
                <w:szCs w:val="16"/>
              </w:rPr>
            </w:pPr>
            <w:r w:rsidRPr="001618D6">
              <w:rPr>
                <w:rFonts w:ascii="Arial" w:eastAsia="Times New Roman" w:hAnsi="Arial" w:cs="Arial"/>
                <w:b/>
                <w:bCs/>
                <w:sz w:val="16"/>
                <w:szCs w:val="16"/>
              </w:rPr>
              <w:t>ELEMENT NAME</w:t>
            </w:r>
          </w:p>
        </w:tc>
        <w:tc>
          <w:tcPr>
            <w:tcW w:w="1530" w:type="dxa"/>
            <w:tcBorders>
              <w:top w:val="double" w:sz="6" w:space="0" w:color="auto"/>
              <w:left w:val="nil"/>
              <w:bottom w:val="single" w:sz="4" w:space="0" w:color="auto"/>
              <w:right w:val="single" w:sz="4" w:space="0" w:color="auto"/>
            </w:tcBorders>
            <w:shd w:val="clear" w:color="000000" w:fill="99CCFF"/>
            <w:vAlign w:val="center"/>
          </w:tcPr>
          <w:p w14:paraId="0EAF6065" w14:textId="029F5914" w:rsidR="005E7342" w:rsidRPr="001618D6" w:rsidRDefault="009F740C" w:rsidP="00910EC1">
            <w:pPr>
              <w:spacing w:after="0" w:line="240" w:lineRule="auto"/>
              <w:rPr>
                <w:rFonts w:ascii="Arial" w:eastAsia="Times New Roman" w:hAnsi="Arial" w:cs="Arial"/>
                <w:b/>
                <w:bCs/>
                <w:sz w:val="16"/>
                <w:szCs w:val="16"/>
              </w:rPr>
            </w:pPr>
            <w:r>
              <w:rPr>
                <w:rFonts w:ascii="Arial" w:eastAsia="Times New Roman" w:hAnsi="Arial" w:cs="Arial"/>
                <w:b/>
                <w:bCs/>
                <w:sz w:val="16"/>
                <w:szCs w:val="16"/>
              </w:rPr>
              <w:t>WellSky</w:t>
            </w:r>
            <w:r w:rsidR="005E7342" w:rsidRPr="00D55512">
              <w:rPr>
                <w:rFonts w:ascii="Arial" w:eastAsia="Times New Roman" w:hAnsi="Arial" w:cs="Arial"/>
                <w:b/>
                <w:bCs/>
                <w:sz w:val="16"/>
                <w:szCs w:val="16"/>
              </w:rPr>
              <w:t xml:space="preserve"> </w:t>
            </w:r>
            <w:r w:rsidR="005E7342">
              <w:rPr>
                <w:rFonts w:ascii="Arial" w:eastAsia="Times New Roman" w:hAnsi="Arial" w:cs="Arial"/>
                <w:b/>
                <w:bCs/>
                <w:sz w:val="16"/>
                <w:szCs w:val="16"/>
              </w:rPr>
              <w:t>H</w:t>
            </w:r>
            <w:r w:rsidR="005E7342" w:rsidRPr="00D55512">
              <w:rPr>
                <w:rFonts w:ascii="Arial" w:eastAsia="Times New Roman" w:hAnsi="Arial" w:cs="Arial"/>
                <w:b/>
                <w:bCs/>
                <w:sz w:val="16"/>
                <w:szCs w:val="16"/>
              </w:rPr>
              <w:t>HH</w:t>
            </w:r>
            <w:r w:rsidR="005E7342">
              <w:rPr>
                <w:rFonts w:ascii="Arial" w:eastAsia="Times New Roman" w:hAnsi="Arial" w:cs="Arial"/>
                <w:b/>
                <w:bCs/>
                <w:sz w:val="16"/>
                <w:szCs w:val="16"/>
              </w:rPr>
              <w:t xml:space="preserve"> Field Mapping</w:t>
            </w:r>
          </w:p>
        </w:tc>
        <w:tc>
          <w:tcPr>
            <w:tcW w:w="720" w:type="dxa"/>
            <w:tcBorders>
              <w:top w:val="double" w:sz="6" w:space="0" w:color="auto"/>
              <w:left w:val="single" w:sz="4" w:space="0" w:color="auto"/>
              <w:bottom w:val="single" w:sz="4" w:space="0" w:color="auto"/>
              <w:right w:val="single" w:sz="4" w:space="0" w:color="auto"/>
            </w:tcBorders>
            <w:shd w:val="clear" w:color="000000" w:fill="99CCFF"/>
            <w:vAlign w:val="center"/>
            <w:hideMark/>
          </w:tcPr>
          <w:p w14:paraId="7911C35A"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LEN</w:t>
            </w:r>
          </w:p>
        </w:tc>
        <w:tc>
          <w:tcPr>
            <w:tcW w:w="720" w:type="dxa"/>
            <w:tcBorders>
              <w:top w:val="double" w:sz="6" w:space="0" w:color="auto"/>
              <w:left w:val="nil"/>
              <w:bottom w:val="single" w:sz="4" w:space="0" w:color="auto"/>
              <w:right w:val="single" w:sz="4" w:space="0" w:color="auto"/>
            </w:tcBorders>
            <w:shd w:val="clear" w:color="000000" w:fill="99CCFF"/>
            <w:vAlign w:val="center"/>
            <w:hideMark/>
          </w:tcPr>
          <w:p w14:paraId="39804A88"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1710" w:type="dxa"/>
            <w:tcBorders>
              <w:top w:val="double" w:sz="6" w:space="0" w:color="auto"/>
              <w:left w:val="nil"/>
              <w:bottom w:val="single" w:sz="4" w:space="0" w:color="auto"/>
              <w:right w:val="single" w:sz="4" w:space="0" w:color="auto"/>
            </w:tcBorders>
            <w:shd w:val="clear" w:color="000000" w:fill="99CCFF"/>
            <w:vAlign w:val="center"/>
            <w:hideMark/>
          </w:tcPr>
          <w:p w14:paraId="09B8208C" w14:textId="77777777" w:rsidR="005E7342" w:rsidRPr="001618D6" w:rsidRDefault="005E7342" w:rsidP="00910EC1">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5670" w:type="dxa"/>
            <w:tcBorders>
              <w:top w:val="double" w:sz="6" w:space="0" w:color="auto"/>
              <w:left w:val="nil"/>
              <w:bottom w:val="single" w:sz="4" w:space="0" w:color="auto"/>
              <w:right w:val="double" w:sz="6" w:space="0" w:color="auto"/>
            </w:tcBorders>
            <w:shd w:val="clear" w:color="000000" w:fill="99CCFF"/>
            <w:vAlign w:val="center"/>
            <w:hideMark/>
          </w:tcPr>
          <w:p w14:paraId="77C545DD"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r>
      <w:tr w:rsidR="005E7342" w:rsidRPr="001618D6" w14:paraId="7DEC712C" w14:textId="77777777" w:rsidTr="00910EC1">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7DA9CED3" w14:textId="77777777" w:rsidR="005E7342" w:rsidRPr="00FF3018" w:rsidRDefault="005E7342" w:rsidP="00910EC1">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1</w:t>
            </w:r>
          </w:p>
        </w:tc>
        <w:tc>
          <w:tcPr>
            <w:tcW w:w="923" w:type="dxa"/>
            <w:tcBorders>
              <w:top w:val="nil"/>
              <w:left w:val="nil"/>
              <w:bottom w:val="single" w:sz="4" w:space="0" w:color="auto"/>
              <w:right w:val="single" w:sz="4" w:space="0" w:color="auto"/>
            </w:tcBorders>
            <w:shd w:val="clear" w:color="auto" w:fill="FFFFFF" w:themeFill="background1"/>
            <w:vAlign w:val="center"/>
            <w:hideMark/>
          </w:tcPr>
          <w:p w14:paraId="76706C3C" w14:textId="77777777" w:rsidR="005E7342" w:rsidRPr="00FF3018" w:rsidRDefault="005E7342" w:rsidP="00910EC1">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vAlign w:val="center"/>
            <w:hideMark/>
          </w:tcPr>
          <w:p w14:paraId="51F5361A" w14:textId="77777777" w:rsidR="005E7342" w:rsidRPr="00FF3018"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Acknowledgement Code</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47296A79" w14:textId="77777777" w:rsidR="005E7342" w:rsidRDefault="005E7342" w:rsidP="00910EC1">
            <w:pPr>
              <w:spacing w:after="0" w:line="240" w:lineRule="auto"/>
              <w:jc w:val="center"/>
              <w:rPr>
                <w:rFonts w:ascii="Arial" w:eastAsia="Times New Roman" w:hAnsi="Arial" w:cs="Arial"/>
                <w:sz w:val="16"/>
                <w:szCs w:val="16"/>
              </w:rPr>
            </w:pPr>
          </w:p>
        </w:tc>
        <w:tc>
          <w:tcPr>
            <w:tcW w:w="720" w:type="dxa"/>
            <w:tcBorders>
              <w:top w:val="nil"/>
              <w:left w:val="single" w:sz="4" w:space="0" w:color="auto"/>
              <w:bottom w:val="single" w:sz="4" w:space="0" w:color="auto"/>
              <w:right w:val="single" w:sz="4" w:space="0" w:color="auto"/>
            </w:tcBorders>
            <w:shd w:val="clear" w:color="auto" w:fill="FFFFFF" w:themeFill="background1"/>
            <w:vAlign w:val="center"/>
            <w:hideMark/>
          </w:tcPr>
          <w:p w14:paraId="1AE6746F"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720" w:type="dxa"/>
            <w:tcBorders>
              <w:top w:val="nil"/>
              <w:left w:val="nil"/>
              <w:bottom w:val="single" w:sz="4" w:space="0" w:color="auto"/>
              <w:right w:val="single" w:sz="4" w:space="0" w:color="auto"/>
            </w:tcBorders>
            <w:shd w:val="clear" w:color="auto" w:fill="FFFFFF" w:themeFill="background1"/>
            <w:vAlign w:val="center"/>
            <w:hideMark/>
          </w:tcPr>
          <w:p w14:paraId="160D7CF3" w14:textId="77777777" w:rsidR="005E7342" w:rsidRPr="00FF3018" w:rsidRDefault="005E7342" w:rsidP="00910EC1">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R</w:t>
            </w:r>
          </w:p>
        </w:tc>
        <w:tc>
          <w:tcPr>
            <w:tcW w:w="1710" w:type="dxa"/>
            <w:tcBorders>
              <w:top w:val="nil"/>
              <w:left w:val="nil"/>
              <w:bottom w:val="single" w:sz="4" w:space="0" w:color="auto"/>
              <w:right w:val="single" w:sz="4" w:space="0" w:color="auto"/>
            </w:tcBorders>
            <w:shd w:val="clear" w:color="auto" w:fill="FFFFFF" w:themeFill="background1"/>
            <w:vAlign w:val="center"/>
          </w:tcPr>
          <w:p w14:paraId="1B0303C1" w14:textId="0A5F7B23" w:rsidR="005E7342" w:rsidRPr="00911196" w:rsidRDefault="005E7342">
            <w:pPr>
              <w:spacing w:after="0" w:line="240" w:lineRule="auto"/>
              <w:jc w:val="center"/>
              <w:rPr>
                <w:rFonts w:ascii="Arial" w:eastAsia="Times New Roman" w:hAnsi="Arial" w:cs="Arial"/>
                <w:sz w:val="16"/>
                <w:szCs w:val="16"/>
              </w:rPr>
            </w:pPr>
            <w:r w:rsidRPr="00D12D25">
              <w:rPr>
                <w:rFonts w:ascii="Arial" w:eastAsia="Times New Roman" w:hAnsi="Arial" w:cs="Arial"/>
                <w:sz w:val="16"/>
                <w:szCs w:val="16"/>
              </w:rPr>
              <w:t>AA</w:t>
            </w:r>
          </w:p>
        </w:tc>
        <w:tc>
          <w:tcPr>
            <w:tcW w:w="5670" w:type="dxa"/>
            <w:tcBorders>
              <w:top w:val="nil"/>
              <w:left w:val="nil"/>
              <w:bottom w:val="single" w:sz="4" w:space="0" w:color="auto"/>
              <w:right w:val="double" w:sz="6" w:space="0" w:color="auto"/>
            </w:tcBorders>
            <w:shd w:val="clear" w:color="auto" w:fill="FFFFFF" w:themeFill="background1"/>
            <w:vAlign w:val="center"/>
            <w:hideMark/>
          </w:tcPr>
          <w:p w14:paraId="5DB3CCFE" w14:textId="77777777" w:rsidR="005E7342" w:rsidRDefault="005E7342" w:rsidP="00910EC1">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008</w:t>
            </w:r>
            <w:r w:rsidRPr="005109FE">
              <w:rPr>
                <w:rFonts w:ascii="Arial" w:eastAsia="Times New Roman" w:hAnsi="Arial" w:cs="Arial"/>
                <w:sz w:val="16"/>
                <w:szCs w:val="16"/>
              </w:rPr>
              <w:t xml:space="preserve"> </w:t>
            </w:r>
            <w:r>
              <w:rPr>
                <w:rFonts w:ascii="Arial" w:eastAsia="Times New Roman" w:hAnsi="Arial" w:cs="Arial"/>
                <w:sz w:val="16"/>
                <w:szCs w:val="16"/>
              </w:rPr>
              <w:t>–</w:t>
            </w:r>
            <w:r w:rsidRPr="005109FE">
              <w:rPr>
                <w:rFonts w:ascii="Arial" w:eastAsia="Times New Roman" w:hAnsi="Arial" w:cs="Arial"/>
                <w:sz w:val="16"/>
                <w:szCs w:val="16"/>
              </w:rPr>
              <w:t xml:space="preserve"> </w:t>
            </w:r>
            <w:r>
              <w:rPr>
                <w:rFonts w:ascii="Arial" w:eastAsia="Times New Roman" w:hAnsi="Arial" w:cs="Arial"/>
                <w:sz w:val="16"/>
                <w:szCs w:val="16"/>
              </w:rPr>
              <w:t>Acknowledgement Code</w:t>
            </w:r>
          </w:p>
          <w:p w14:paraId="55CC09DC" w14:textId="0D4A4252" w:rsidR="005E7342" w:rsidRDefault="005E7342" w:rsidP="00910EC1">
            <w:pPr>
              <w:spacing w:after="0" w:line="240" w:lineRule="auto"/>
              <w:rPr>
                <w:rStyle w:val="Hyperlink"/>
                <w:rFonts w:ascii="Arial" w:eastAsia="Times New Roman" w:hAnsi="Arial" w:cs="Arial"/>
                <w:sz w:val="16"/>
                <w:szCs w:val="16"/>
              </w:rPr>
            </w:pPr>
            <w:r>
              <w:rPr>
                <w:rFonts w:ascii="Arial" w:eastAsia="Times New Roman" w:hAnsi="Arial" w:cs="Arial"/>
                <w:sz w:val="16"/>
                <w:szCs w:val="16"/>
              </w:rPr>
              <w:t xml:space="preserve">See </w:t>
            </w:r>
            <w:hyperlink r:id="rId22" w:history="1">
              <w:r w:rsidRPr="004F5D8A">
                <w:rPr>
                  <w:rStyle w:val="Hyperlink"/>
                  <w:rFonts w:ascii="Arial" w:eastAsia="Times New Roman" w:hAnsi="Arial" w:cs="Arial"/>
                  <w:sz w:val="16"/>
                  <w:szCs w:val="16"/>
                </w:rPr>
                <w:t>http://www.hl7.eu/refactored/tab0008.html</w:t>
              </w:r>
            </w:hyperlink>
          </w:p>
          <w:p w14:paraId="74DEE8CD" w14:textId="2695F656" w:rsidR="00C37DEF" w:rsidRPr="00975B4D" w:rsidRDefault="00C37DEF" w:rsidP="00910EC1">
            <w:pPr>
              <w:spacing w:after="0" w:line="240" w:lineRule="auto"/>
              <w:rPr>
                <w:rFonts w:ascii="Arial" w:eastAsia="Times New Roman" w:hAnsi="Arial" w:cs="Arial"/>
                <w:sz w:val="16"/>
                <w:szCs w:val="16"/>
              </w:rPr>
            </w:pPr>
          </w:p>
          <w:p w14:paraId="0FA311BE" w14:textId="77777777" w:rsidR="005E7342" w:rsidRPr="00FF3018" w:rsidRDefault="005E7342">
            <w:pPr>
              <w:spacing w:after="0" w:line="240" w:lineRule="auto"/>
              <w:rPr>
                <w:rFonts w:ascii="Arial" w:eastAsia="Times New Roman" w:hAnsi="Arial" w:cs="Arial"/>
                <w:sz w:val="16"/>
                <w:szCs w:val="16"/>
              </w:rPr>
            </w:pPr>
          </w:p>
        </w:tc>
      </w:tr>
      <w:tr w:rsidR="005E7342" w:rsidRPr="001618D6" w14:paraId="6BEB566D" w14:textId="77777777" w:rsidTr="00910EC1">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72BEAC4D"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923" w:type="dxa"/>
            <w:tcBorders>
              <w:top w:val="nil"/>
              <w:left w:val="nil"/>
              <w:bottom w:val="single" w:sz="4" w:space="0" w:color="auto"/>
              <w:right w:val="single" w:sz="4" w:space="0" w:color="auto"/>
            </w:tcBorders>
            <w:shd w:val="clear" w:color="auto" w:fill="FFFFFF" w:themeFill="background1"/>
            <w:vAlign w:val="center"/>
          </w:tcPr>
          <w:p w14:paraId="17E507FA" w14:textId="77777777" w:rsidR="005E7342" w:rsidRPr="00FF3018" w:rsidRDefault="005E7342" w:rsidP="00910EC1">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vAlign w:val="center"/>
          </w:tcPr>
          <w:p w14:paraId="486FBAFE" w14:textId="77777777" w:rsidR="005E7342" w:rsidRPr="00FF3018"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Message Control ID</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01656C75" w14:textId="77777777" w:rsidR="005E7342" w:rsidRDefault="005E7342" w:rsidP="00910EC1">
            <w:pPr>
              <w:spacing w:after="0" w:line="240" w:lineRule="auto"/>
              <w:jc w:val="center"/>
              <w:rPr>
                <w:rFonts w:ascii="Arial" w:eastAsia="Times New Roman" w:hAnsi="Arial" w:cs="Arial"/>
                <w:sz w:val="16"/>
                <w:szCs w:val="16"/>
              </w:rPr>
            </w:pPr>
          </w:p>
        </w:tc>
        <w:tc>
          <w:tcPr>
            <w:tcW w:w="720" w:type="dxa"/>
            <w:tcBorders>
              <w:top w:val="nil"/>
              <w:left w:val="single" w:sz="4" w:space="0" w:color="auto"/>
              <w:bottom w:val="single" w:sz="4" w:space="0" w:color="auto"/>
              <w:right w:val="single" w:sz="4" w:space="0" w:color="auto"/>
            </w:tcBorders>
            <w:shd w:val="clear" w:color="auto" w:fill="FFFFFF" w:themeFill="background1"/>
            <w:vAlign w:val="center"/>
          </w:tcPr>
          <w:p w14:paraId="2AFE713D"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w:t>
            </w:r>
          </w:p>
        </w:tc>
        <w:tc>
          <w:tcPr>
            <w:tcW w:w="720" w:type="dxa"/>
            <w:tcBorders>
              <w:top w:val="nil"/>
              <w:left w:val="nil"/>
              <w:bottom w:val="single" w:sz="4" w:space="0" w:color="auto"/>
              <w:right w:val="single" w:sz="4" w:space="0" w:color="auto"/>
            </w:tcBorders>
            <w:shd w:val="clear" w:color="auto" w:fill="FFFFFF" w:themeFill="background1"/>
            <w:vAlign w:val="center"/>
          </w:tcPr>
          <w:p w14:paraId="7E4AF57E"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1710" w:type="dxa"/>
            <w:tcBorders>
              <w:top w:val="nil"/>
              <w:left w:val="nil"/>
              <w:bottom w:val="single" w:sz="4" w:space="0" w:color="auto"/>
              <w:right w:val="single" w:sz="4" w:space="0" w:color="auto"/>
            </w:tcBorders>
            <w:shd w:val="clear" w:color="auto" w:fill="FFFFFF" w:themeFill="background1"/>
            <w:vAlign w:val="center"/>
          </w:tcPr>
          <w:p w14:paraId="1CB8E14B" w14:textId="77777777" w:rsidR="005E7342" w:rsidRPr="00FF3018" w:rsidRDefault="005E7342" w:rsidP="00910EC1">
            <w:pPr>
              <w:spacing w:after="0" w:line="240" w:lineRule="auto"/>
              <w:rPr>
                <w:rFonts w:ascii="Arial" w:eastAsia="Times New Roman" w:hAnsi="Arial" w:cs="Arial"/>
                <w:sz w:val="16"/>
                <w:szCs w:val="16"/>
              </w:rPr>
            </w:pPr>
            <w:r w:rsidRPr="005A014A">
              <w:rPr>
                <w:sz w:val="16"/>
              </w:rPr>
              <w:t>599102</w:t>
            </w:r>
          </w:p>
        </w:tc>
        <w:tc>
          <w:tcPr>
            <w:tcW w:w="5670" w:type="dxa"/>
            <w:tcBorders>
              <w:top w:val="nil"/>
              <w:left w:val="nil"/>
              <w:bottom w:val="single" w:sz="4" w:space="0" w:color="auto"/>
              <w:right w:val="double" w:sz="6" w:space="0" w:color="auto"/>
            </w:tcBorders>
            <w:shd w:val="clear" w:color="auto" w:fill="FFFFFF" w:themeFill="background1"/>
            <w:vAlign w:val="center"/>
          </w:tcPr>
          <w:p w14:paraId="7BA7B583" w14:textId="77777777" w:rsidR="005E7342" w:rsidRPr="00FF3018" w:rsidRDefault="005E7342" w:rsidP="00910EC1">
            <w:pPr>
              <w:spacing w:after="0" w:line="240" w:lineRule="auto"/>
              <w:rPr>
                <w:rFonts w:ascii="Arial" w:eastAsia="Times New Roman" w:hAnsi="Arial" w:cs="Arial"/>
                <w:sz w:val="16"/>
                <w:szCs w:val="16"/>
              </w:rPr>
            </w:pPr>
          </w:p>
        </w:tc>
      </w:tr>
      <w:tr w:rsidR="005E7342" w:rsidRPr="001618D6" w14:paraId="1C9A4DB0" w14:textId="77777777" w:rsidTr="00910EC1">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3E5F8CE8"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923" w:type="dxa"/>
            <w:tcBorders>
              <w:top w:val="nil"/>
              <w:left w:val="nil"/>
              <w:bottom w:val="single" w:sz="4" w:space="0" w:color="auto"/>
              <w:right w:val="single" w:sz="4" w:space="0" w:color="auto"/>
            </w:tcBorders>
            <w:shd w:val="clear" w:color="auto" w:fill="FFFFFF" w:themeFill="background1"/>
            <w:vAlign w:val="center"/>
          </w:tcPr>
          <w:p w14:paraId="72AD7D1D" w14:textId="77777777" w:rsidR="005E7342" w:rsidRDefault="005E7342" w:rsidP="00910EC1">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vAlign w:val="center"/>
          </w:tcPr>
          <w:p w14:paraId="04A5C3C4"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Text Message</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6653DDFD" w14:textId="77777777" w:rsidR="005E7342" w:rsidRDefault="005E7342" w:rsidP="00910EC1">
            <w:pPr>
              <w:spacing w:after="0" w:line="240" w:lineRule="auto"/>
              <w:jc w:val="center"/>
              <w:rPr>
                <w:rFonts w:ascii="Arial" w:eastAsia="Times New Roman" w:hAnsi="Arial" w:cs="Arial"/>
                <w:sz w:val="16"/>
                <w:szCs w:val="16"/>
              </w:rPr>
            </w:pPr>
          </w:p>
        </w:tc>
        <w:tc>
          <w:tcPr>
            <w:tcW w:w="720" w:type="dxa"/>
            <w:tcBorders>
              <w:top w:val="nil"/>
              <w:left w:val="single" w:sz="4" w:space="0" w:color="auto"/>
              <w:bottom w:val="single" w:sz="4" w:space="0" w:color="auto"/>
              <w:right w:val="single" w:sz="4" w:space="0" w:color="auto"/>
            </w:tcBorders>
            <w:shd w:val="clear" w:color="auto" w:fill="FFFFFF" w:themeFill="background1"/>
            <w:vAlign w:val="center"/>
          </w:tcPr>
          <w:p w14:paraId="3A781E0F"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80</w:t>
            </w:r>
          </w:p>
        </w:tc>
        <w:tc>
          <w:tcPr>
            <w:tcW w:w="720" w:type="dxa"/>
            <w:tcBorders>
              <w:top w:val="nil"/>
              <w:left w:val="nil"/>
              <w:bottom w:val="single" w:sz="4" w:space="0" w:color="auto"/>
              <w:right w:val="single" w:sz="4" w:space="0" w:color="auto"/>
            </w:tcBorders>
            <w:shd w:val="clear" w:color="auto" w:fill="FFFFFF" w:themeFill="background1"/>
            <w:vAlign w:val="center"/>
          </w:tcPr>
          <w:p w14:paraId="2D25F58D"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710" w:type="dxa"/>
            <w:tcBorders>
              <w:top w:val="nil"/>
              <w:left w:val="nil"/>
              <w:bottom w:val="single" w:sz="4" w:space="0" w:color="auto"/>
              <w:right w:val="single" w:sz="4" w:space="0" w:color="auto"/>
            </w:tcBorders>
            <w:shd w:val="clear" w:color="auto" w:fill="FFFFFF" w:themeFill="background1"/>
            <w:vAlign w:val="center"/>
          </w:tcPr>
          <w:p w14:paraId="2449DC5E"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Message Accepted</w:t>
            </w:r>
          </w:p>
        </w:tc>
        <w:tc>
          <w:tcPr>
            <w:tcW w:w="5670" w:type="dxa"/>
            <w:tcBorders>
              <w:top w:val="nil"/>
              <w:left w:val="nil"/>
              <w:bottom w:val="single" w:sz="4" w:space="0" w:color="auto"/>
              <w:right w:val="double" w:sz="6" w:space="0" w:color="auto"/>
            </w:tcBorders>
            <w:shd w:val="clear" w:color="auto" w:fill="FFFFFF" w:themeFill="background1"/>
            <w:vAlign w:val="center"/>
          </w:tcPr>
          <w:p w14:paraId="4097DA31" w14:textId="77777777" w:rsidR="005E7342" w:rsidRPr="00FF3018" w:rsidRDefault="005E7342" w:rsidP="00910EC1">
            <w:pPr>
              <w:spacing w:after="0" w:line="240" w:lineRule="auto"/>
              <w:rPr>
                <w:rFonts w:ascii="Arial" w:eastAsia="Times New Roman" w:hAnsi="Arial" w:cs="Arial"/>
                <w:sz w:val="16"/>
                <w:szCs w:val="16"/>
              </w:rPr>
            </w:pPr>
          </w:p>
        </w:tc>
      </w:tr>
      <w:tr w:rsidR="005E7342" w:rsidRPr="001618D6" w14:paraId="4D283454" w14:textId="77777777" w:rsidTr="00910EC1">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66A32224"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923" w:type="dxa"/>
            <w:tcBorders>
              <w:top w:val="nil"/>
              <w:left w:val="nil"/>
              <w:bottom w:val="single" w:sz="4" w:space="0" w:color="auto"/>
              <w:right w:val="single" w:sz="4" w:space="0" w:color="auto"/>
            </w:tcBorders>
            <w:shd w:val="clear" w:color="auto" w:fill="FFFFFF" w:themeFill="background1"/>
            <w:vAlign w:val="center"/>
          </w:tcPr>
          <w:p w14:paraId="1B61AAAD" w14:textId="77777777" w:rsidR="005E7342" w:rsidRDefault="005E7342" w:rsidP="00910EC1">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vAlign w:val="center"/>
          </w:tcPr>
          <w:p w14:paraId="0CDD8265"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Expected Sequence Number</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28E02479" w14:textId="77777777" w:rsidR="005E7342" w:rsidRDefault="005E7342" w:rsidP="00910EC1">
            <w:pPr>
              <w:spacing w:after="0" w:line="240" w:lineRule="auto"/>
              <w:jc w:val="center"/>
              <w:rPr>
                <w:rFonts w:ascii="Arial" w:eastAsia="Times New Roman" w:hAnsi="Arial" w:cs="Arial"/>
                <w:sz w:val="16"/>
                <w:szCs w:val="16"/>
              </w:rPr>
            </w:pPr>
          </w:p>
        </w:tc>
        <w:tc>
          <w:tcPr>
            <w:tcW w:w="720" w:type="dxa"/>
            <w:tcBorders>
              <w:top w:val="nil"/>
              <w:left w:val="single" w:sz="4" w:space="0" w:color="auto"/>
              <w:bottom w:val="single" w:sz="4" w:space="0" w:color="auto"/>
              <w:right w:val="single" w:sz="4" w:space="0" w:color="auto"/>
            </w:tcBorders>
            <w:shd w:val="clear" w:color="auto" w:fill="FFFFFF" w:themeFill="background1"/>
            <w:vAlign w:val="center"/>
          </w:tcPr>
          <w:p w14:paraId="39E4103F"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15</w:t>
            </w:r>
          </w:p>
        </w:tc>
        <w:tc>
          <w:tcPr>
            <w:tcW w:w="720" w:type="dxa"/>
            <w:tcBorders>
              <w:top w:val="nil"/>
              <w:left w:val="nil"/>
              <w:bottom w:val="single" w:sz="4" w:space="0" w:color="auto"/>
              <w:right w:val="single" w:sz="4" w:space="0" w:color="auto"/>
            </w:tcBorders>
            <w:shd w:val="clear" w:color="auto" w:fill="FFFFFF" w:themeFill="background1"/>
            <w:vAlign w:val="center"/>
          </w:tcPr>
          <w:p w14:paraId="7D501600"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710" w:type="dxa"/>
            <w:tcBorders>
              <w:top w:val="nil"/>
              <w:left w:val="nil"/>
              <w:bottom w:val="single" w:sz="4" w:space="0" w:color="auto"/>
              <w:right w:val="single" w:sz="4" w:space="0" w:color="auto"/>
            </w:tcBorders>
            <w:shd w:val="clear" w:color="auto" w:fill="FFFFFF" w:themeFill="background1"/>
            <w:vAlign w:val="center"/>
          </w:tcPr>
          <w:p w14:paraId="04690B65" w14:textId="77777777" w:rsidR="005E7342" w:rsidRDefault="005E7342" w:rsidP="00910EC1">
            <w:pPr>
              <w:spacing w:after="0" w:line="240" w:lineRule="auto"/>
              <w:rPr>
                <w:rFonts w:ascii="Arial" w:eastAsia="Times New Roman" w:hAnsi="Arial" w:cs="Arial"/>
                <w:sz w:val="16"/>
                <w:szCs w:val="16"/>
              </w:rPr>
            </w:pPr>
          </w:p>
        </w:tc>
        <w:tc>
          <w:tcPr>
            <w:tcW w:w="5670" w:type="dxa"/>
            <w:tcBorders>
              <w:top w:val="nil"/>
              <w:left w:val="nil"/>
              <w:bottom w:val="single" w:sz="4" w:space="0" w:color="auto"/>
              <w:right w:val="double" w:sz="6" w:space="0" w:color="auto"/>
            </w:tcBorders>
            <w:shd w:val="clear" w:color="auto" w:fill="FFFFFF" w:themeFill="background1"/>
            <w:vAlign w:val="center"/>
          </w:tcPr>
          <w:p w14:paraId="4CE6CBE0" w14:textId="77777777" w:rsidR="005E7342" w:rsidRPr="00FF3018" w:rsidRDefault="005E7342" w:rsidP="00910EC1">
            <w:pPr>
              <w:spacing w:after="0" w:line="240" w:lineRule="auto"/>
              <w:rPr>
                <w:rFonts w:ascii="Arial" w:eastAsia="Times New Roman" w:hAnsi="Arial" w:cs="Arial"/>
                <w:sz w:val="16"/>
                <w:szCs w:val="16"/>
              </w:rPr>
            </w:pPr>
          </w:p>
        </w:tc>
      </w:tr>
      <w:tr w:rsidR="005E7342" w:rsidRPr="001618D6" w14:paraId="0A666CD3" w14:textId="77777777" w:rsidTr="00910EC1">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1A6C6032"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5</w:t>
            </w:r>
          </w:p>
        </w:tc>
        <w:tc>
          <w:tcPr>
            <w:tcW w:w="923" w:type="dxa"/>
            <w:tcBorders>
              <w:top w:val="nil"/>
              <w:left w:val="nil"/>
              <w:bottom w:val="single" w:sz="4" w:space="0" w:color="auto"/>
              <w:right w:val="single" w:sz="4" w:space="0" w:color="auto"/>
            </w:tcBorders>
            <w:shd w:val="clear" w:color="auto" w:fill="FFFFFF" w:themeFill="background1"/>
            <w:vAlign w:val="center"/>
          </w:tcPr>
          <w:p w14:paraId="4AB3244C" w14:textId="77777777" w:rsidR="005E7342" w:rsidRPr="00FF3018" w:rsidRDefault="005E7342" w:rsidP="00910EC1">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vAlign w:val="center"/>
          </w:tcPr>
          <w:p w14:paraId="5584520C" w14:textId="77777777" w:rsidR="005E7342" w:rsidRPr="00FF3018"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Delayed Acknowledgement Type</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504C796A" w14:textId="77777777" w:rsidR="005E7342" w:rsidRDefault="005E7342" w:rsidP="00910EC1">
            <w:pPr>
              <w:spacing w:after="0" w:line="240" w:lineRule="auto"/>
              <w:jc w:val="center"/>
              <w:rPr>
                <w:rFonts w:ascii="Arial" w:eastAsia="Times New Roman" w:hAnsi="Arial" w:cs="Arial"/>
                <w:sz w:val="16"/>
                <w:szCs w:val="16"/>
              </w:rPr>
            </w:pPr>
          </w:p>
        </w:tc>
        <w:tc>
          <w:tcPr>
            <w:tcW w:w="720" w:type="dxa"/>
            <w:tcBorders>
              <w:top w:val="nil"/>
              <w:left w:val="single" w:sz="4" w:space="0" w:color="auto"/>
              <w:bottom w:val="single" w:sz="4" w:space="0" w:color="auto"/>
              <w:right w:val="single" w:sz="4" w:space="0" w:color="auto"/>
            </w:tcBorders>
            <w:shd w:val="clear" w:color="auto" w:fill="FFFFFF" w:themeFill="background1"/>
            <w:vAlign w:val="center"/>
          </w:tcPr>
          <w:p w14:paraId="20DAB64B"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720" w:type="dxa"/>
            <w:tcBorders>
              <w:top w:val="nil"/>
              <w:left w:val="nil"/>
              <w:bottom w:val="single" w:sz="4" w:space="0" w:color="auto"/>
              <w:right w:val="single" w:sz="4" w:space="0" w:color="auto"/>
            </w:tcBorders>
            <w:shd w:val="clear" w:color="auto" w:fill="FFFFFF" w:themeFill="background1"/>
            <w:vAlign w:val="center"/>
          </w:tcPr>
          <w:p w14:paraId="01902C79"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710" w:type="dxa"/>
            <w:tcBorders>
              <w:top w:val="nil"/>
              <w:left w:val="nil"/>
              <w:bottom w:val="single" w:sz="4" w:space="0" w:color="auto"/>
              <w:right w:val="single" w:sz="4" w:space="0" w:color="auto"/>
            </w:tcBorders>
            <w:shd w:val="clear" w:color="auto" w:fill="FFFFFF" w:themeFill="background1"/>
            <w:vAlign w:val="center"/>
          </w:tcPr>
          <w:p w14:paraId="1306CD8A"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D</w:t>
            </w:r>
          </w:p>
          <w:p w14:paraId="0707E7BA" w14:textId="77777777" w:rsidR="005E7342" w:rsidRPr="00FF3018"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F</w:t>
            </w:r>
          </w:p>
        </w:tc>
        <w:tc>
          <w:tcPr>
            <w:tcW w:w="5670" w:type="dxa"/>
            <w:tcBorders>
              <w:top w:val="nil"/>
              <w:left w:val="nil"/>
              <w:bottom w:val="single" w:sz="4" w:space="0" w:color="auto"/>
              <w:right w:val="double" w:sz="6" w:space="0" w:color="auto"/>
            </w:tcBorders>
            <w:shd w:val="clear" w:color="auto" w:fill="FFFFFF" w:themeFill="background1"/>
            <w:vAlign w:val="center"/>
          </w:tcPr>
          <w:p w14:paraId="55517936" w14:textId="77777777" w:rsidR="005E7342" w:rsidRDefault="005E7342" w:rsidP="00910EC1">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102</w:t>
            </w:r>
            <w:r w:rsidRPr="005109FE">
              <w:rPr>
                <w:rFonts w:ascii="Arial" w:eastAsia="Times New Roman" w:hAnsi="Arial" w:cs="Arial"/>
                <w:sz w:val="16"/>
                <w:szCs w:val="16"/>
              </w:rPr>
              <w:t xml:space="preserve"> </w:t>
            </w:r>
            <w:r>
              <w:rPr>
                <w:rFonts w:ascii="Arial" w:eastAsia="Times New Roman" w:hAnsi="Arial" w:cs="Arial"/>
                <w:sz w:val="16"/>
                <w:szCs w:val="16"/>
              </w:rPr>
              <w:t>–</w:t>
            </w:r>
            <w:r w:rsidRPr="005109FE">
              <w:rPr>
                <w:rFonts w:ascii="Arial" w:eastAsia="Times New Roman" w:hAnsi="Arial" w:cs="Arial"/>
                <w:sz w:val="16"/>
                <w:szCs w:val="16"/>
              </w:rPr>
              <w:t xml:space="preserve"> </w:t>
            </w:r>
            <w:r>
              <w:rPr>
                <w:rFonts w:ascii="Arial" w:eastAsia="Times New Roman" w:hAnsi="Arial" w:cs="Arial"/>
                <w:sz w:val="16"/>
                <w:szCs w:val="16"/>
              </w:rPr>
              <w:t>Delayed Acknowledgement Type</w:t>
            </w:r>
          </w:p>
          <w:p w14:paraId="31A3FC60" w14:textId="77777777" w:rsidR="005E7342" w:rsidRDefault="005E7342" w:rsidP="00910EC1">
            <w:pPr>
              <w:spacing w:after="0" w:line="240" w:lineRule="auto"/>
              <w:rPr>
                <w:rFonts w:ascii="Arial" w:hAnsi="Arial" w:cs="Arial"/>
                <w:sz w:val="16"/>
                <w:szCs w:val="16"/>
              </w:rPr>
            </w:pPr>
            <w:r>
              <w:rPr>
                <w:rFonts w:ascii="Arial" w:eastAsia="Times New Roman" w:hAnsi="Arial" w:cs="Arial"/>
                <w:sz w:val="16"/>
                <w:szCs w:val="16"/>
              </w:rPr>
              <w:t xml:space="preserve">D = </w:t>
            </w:r>
            <w:r>
              <w:rPr>
                <w:rFonts w:ascii="Arial" w:hAnsi="Arial" w:cs="Arial"/>
                <w:sz w:val="16"/>
                <w:szCs w:val="16"/>
              </w:rPr>
              <w:t>Message received, stored for later processing</w:t>
            </w:r>
          </w:p>
          <w:p w14:paraId="7B15B24F" w14:textId="77777777" w:rsidR="005E7342" w:rsidRPr="00FF3018"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 xml:space="preserve">F = </w:t>
            </w:r>
            <w:r>
              <w:rPr>
                <w:rFonts w:ascii="Arial" w:hAnsi="Arial" w:cs="Arial"/>
                <w:sz w:val="16"/>
                <w:szCs w:val="16"/>
              </w:rPr>
              <w:t>acknowledgment after processing</w:t>
            </w:r>
          </w:p>
        </w:tc>
      </w:tr>
      <w:tr w:rsidR="005E7342" w:rsidRPr="001618D6" w14:paraId="1B8A86C4" w14:textId="77777777" w:rsidTr="00910EC1">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FFFFFF" w:themeFill="background1"/>
            <w:vAlign w:val="center"/>
          </w:tcPr>
          <w:p w14:paraId="16699254"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923" w:type="dxa"/>
            <w:tcBorders>
              <w:top w:val="single" w:sz="4" w:space="0" w:color="auto"/>
              <w:left w:val="nil"/>
              <w:bottom w:val="single" w:sz="4" w:space="0" w:color="auto"/>
              <w:right w:val="single" w:sz="4" w:space="0" w:color="auto"/>
            </w:tcBorders>
            <w:shd w:val="clear" w:color="auto" w:fill="FFFFFF" w:themeFill="background1"/>
            <w:vAlign w:val="center"/>
          </w:tcPr>
          <w:p w14:paraId="6B1F526A"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w:t>
            </w:r>
          </w:p>
        </w:tc>
        <w:tc>
          <w:tcPr>
            <w:tcW w:w="2520" w:type="dxa"/>
            <w:tcBorders>
              <w:top w:val="single" w:sz="4" w:space="0" w:color="auto"/>
              <w:left w:val="nil"/>
              <w:bottom w:val="single" w:sz="4" w:space="0" w:color="auto"/>
              <w:right w:val="single" w:sz="4" w:space="0" w:color="auto"/>
            </w:tcBorders>
            <w:shd w:val="clear" w:color="auto" w:fill="FFFFFF" w:themeFill="background1"/>
            <w:vAlign w:val="center"/>
          </w:tcPr>
          <w:p w14:paraId="2BA9ABAA"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Error Condition: ID</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272B55AD" w14:textId="77777777" w:rsidR="005E7342" w:rsidRDefault="005E7342" w:rsidP="00910EC1">
            <w:pPr>
              <w:spacing w:after="0" w:line="240" w:lineRule="auto"/>
              <w:jc w:val="center"/>
              <w:rPr>
                <w:rFonts w:ascii="Arial" w:eastAsia="Times New Roman" w:hAnsi="Arial" w:cs="Arial"/>
                <w:sz w:val="16"/>
                <w:szCs w:val="16"/>
              </w:rPr>
            </w:pP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4829B2C"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32</w:t>
            </w:r>
          </w:p>
        </w:tc>
        <w:tc>
          <w:tcPr>
            <w:tcW w:w="720" w:type="dxa"/>
            <w:tcBorders>
              <w:top w:val="single" w:sz="4" w:space="0" w:color="auto"/>
              <w:left w:val="nil"/>
              <w:bottom w:val="single" w:sz="4" w:space="0" w:color="auto"/>
              <w:right w:val="single" w:sz="4" w:space="0" w:color="auto"/>
            </w:tcBorders>
            <w:shd w:val="clear" w:color="auto" w:fill="FFFFFF" w:themeFill="background1"/>
            <w:vAlign w:val="center"/>
          </w:tcPr>
          <w:p w14:paraId="6187D234"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710" w:type="dxa"/>
            <w:tcBorders>
              <w:top w:val="single" w:sz="4" w:space="0" w:color="auto"/>
              <w:left w:val="nil"/>
              <w:bottom w:val="single" w:sz="4" w:space="0" w:color="auto"/>
              <w:right w:val="single" w:sz="4" w:space="0" w:color="auto"/>
            </w:tcBorders>
            <w:shd w:val="clear" w:color="auto" w:fill="FFFFFF" w:themeFill="background1"/>
            <w:vAlign w:val="center"/>
          </w:tcPr>
          <w:p w14:paraId="32981252" w14:textId="77777777" w:rsidR="005E7342" w:rsidRDefault="005E7342" w:rsidP="00910EC1">
            <w:pPr>
              <w:spacing w:after="0" w:line="240" w:lineRule="auto"/>
              <w:rPr>
                <w:rFonts w:ascii="Arial" w:eastAsia="Times New Roman" w:hAnsi="Arial" w:cs="Arial"/>
                <w:sz w:val="16"/>
                <w:szCs w:val="16"/>
              </w:rPr>
            </w:pPr>
          </w:p>
        </w:tc>
        <w:tc>
          <w:tcPr>
            <w:tcW w:w="5670" w:type="dxa"/>
            <w:tcBorders>
              <w:top w:val="single" w:sz="4" w:space="0" w:color="auto"/>
              <w:left w:val="nil"/>
              <w:bottom w:val="single" w:sz="4" w:space="0" w:color="auto"/>
              <w:right w:val="double" w:sz="6" w:space="0" w:color="auto"/>
            </w:tcBorders>
            <w:shd w:val="clear" w:color="auto" w:fill="FFFFFF" w:themeFill="background1"/>
            <w:vAlign w:val="center"/>
          </w:tcPr>
          <w:p w14:paraId="0F03B02E" w14:textId="77777777" w:rsidR="005E7342" w:rsidRPr="00FF3018" w:rsidRDefault="005E7342" w:rsidP="00910EC1">
            <w:pPr>
              <w:spacing w:after="0" w:line="240" w:lineRule="auto"/>
              <w:rPr>
                <w:rFonts w:ascii="Arial" w:eastAsia="Times New Roman" w:hAnsi="Arial" w:cs="Arial"/>
                <w:sz w:val="16"/>
                <w:szCs w:val="16"/>
              </w:rPr>
            </w:pPr>
          </w:p>
        </w:tc>
      </w:tr>
      <w:tr w:rsidR="005E7342" w:rsidRPr="001618D6" w14:paraId="57F1E12C" w14:textId="77777777" w:rsidTr="00910EC1">
        <w:trPr>
          <w:trHeight w:val="255"/>
        </w:trPr>
        <w:tc>
          <w:tcPr>
            <w:tcW w:w="679" w:type="dxa"/>
            <w:tcBorders>
              <w:top w:val="single" w:sz="4" w:space="0" w:color="auto"/>
              <w:left w:val="double" w:sz="6" w:space="0" w:color="auto"/>
              <w:bottom w:val="single" w:sz="4" w:space="0" w:color="auto"/>
              <w:right w:val="single" w:sz="4" w:space="0" w:color="auto"/>
            </w:tcBorders>
            <w:shd w:val="clear" w:color="auto" w:fill="FFFFFF" w:themeFill="background1"/>
            <w:vAlign w:val="center"/>
          </w:tcPr>
          <w:p w14:paraId="2C60CD91"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923" w:type="dxa"/>
            <w:tcBorders>
              <w:top w:val="single" w:sz="4" w:space="0" w:color="auto"/>
              <w:left w:val="nil"/>
              <w:bottom w:val="single" w:sz="4" w:space="0" w:color="auto"/>
              <w:right w:val="single" w:sz="4" w:space="0" w:color="auto"/>
            </w:tcBorders>
            <w:shd w:val="clear" w:color="auto" w:fill="FFFFFF" w:themeFill="background1"/>
            <w:vAlign w:val="center"/>
          </w:tcPr>
          <w:p w14:paraId="18BB0EA4"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2520" w:type="dxa"/>
            <w:tcBorders>
              <w:top w:val="single" w:sz="4" w:space="0" w:color="auto"/>
              <w:left w:val="nil"/>
              <w:bottom w:val="single" w:sz="4" w:space="0" w:color="auto"/>
              <w:right w:val="single" w:sz="4" w:space="0" w:color="auto"/>
            </w:tcBorders>
            <w:shd w:val="clear" w:color="auto" w:fill="FFFFFF" w:themeFill="background1"/>
            <w:vAlign w:val="center"/>
          </w:tcPr>
          <w:p w14:paraId="5B2D70AF"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Error Condition: Text</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7948D1DF" w14:textId="77777777" w:rsidR="005E7342" w:rsidRDefault="005E7342" w:rsidP="00910EC1">
            <w:pPr>
              <w:spacing w:after="0" w:line="240" w:lineRule="auto"/>
              <w:jc w:val="center"/>
              <w:rPr>
                <w:rFonts w:ascii="Arial" w:eastAsia="Times New Roman" w:hAnsi="Arial" w:cs="Arial"/>
                <w:sz w:val="16"/>
                <w:szCs w:val="16"/>
              </w:rPr>
            </w:pPr>
          </w:p>
        </w:tc>
        <w:tc>
          <w:tcPr>
            <w:tcW w:w="72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A85237"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200</w:t>
            </w:r>
          </w:p>
        </w:tc>
        <w:tc>
          <w:tcPr>
            <w:tcW w:w="720" w:type="dxa"/>
            <w:tcBorders>
              <w:top w:val="single" w:sz="4" w:space="0" w:color="auto"/>
              <w:left w:val="nil"/>
              <w:bottom w:val="single" w:sz="4" w:space="0" w:color="auto"/>
              <w:right w:val="single" w:sz="4" w:space="0" w:color="auto"/>
            </w:tcBorders>
            <w:shd w:val="clear" w:color="auto" w:fill="FFFFFF" w:themeFill="background1"/>
            <w:vAlign w:val="center"/>
          </w:tcPr>
          <w:p w14:paraId="49671213"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1710" w:type="dxa"/>
            <w:tcBorders>
              <w:top w:val="single" w:sz="4" w:space="0" w:color="auto"/>
              <w:left w:val="nil"/>
              <w:bottom w:val="single" w:sz="4" w:space="0" w:color="auto"/>
              <w:right w:val="single" w:sz="4" w:space="0" w:color="auto"/>
            </w:tcBorders>
            <w:shd w:val="clear" w:color="auto" w:fill="FFFFFF" w:themeFill="background1"/>
            <w:vAlign w:val="center"/>
          </w:tcPr>
          <w:p w14:paraId="122D33C1" w14:textId="77777777" w:rsidR="005E7342" w:rsidRDefault="005E7342" w:rsidP="00910EC1">
            <w:pPr>
              <w:spacing w:after="0" w:line="240" w:lineRule="auto"/>
              <w:rPr>
                <w:rFonts w:ascii="Arial" w:eastAsia="Times New Roman" w:hAnsi="Arial" w:cs="Arial"/>
                <w:sz w:val="16"/>
                <w:szCs w:val="16"/>
              </w:rPr>
            </w:pPr>
          </w:p>
        </w:tc>
        <w:tc>
          <w:tcPr>
            <w:tcW w:w="5670" w:type="dxa"/>
            <w:tcBorders>
              <w:top w:val="single" w:sz="4" w:space="0" w:color="auto"/>
              <w:left w:val="nil"/>
              <w:bottom w:val="single" w:sz="4" w:space="0" w:color="auto"/>
              <w:right w:val="double" w:sz="6" w:space="0" w:color="auto"/>
            </w:tcBorders>
            <w:shd w:val="clear" w:color="auto" w:fill="FFFFFF" w:themeFill="background1"/>
            <w:vAlign w:val="center"/>
          </w:tcPr>
          <w:p w14:paraId="6B272636" w14:textId="77777777" w:rsidR="005E7342" w:rsidRPr="00FF3018" w:rsidRDefault="005E7342" w:rsidP="00910EC1">
            <w:pPr>
              <w:spacing w:after="0" w:line="240" w:lineRule="auto"/>
              <w:rPr>
                <w:rFonts w:ascii="Arial" w:eastAsia="Times New Roman" w:hAnsi="Arial" w:cs="Arial"/>
                <w:sz w:val="16"/>
                <w:szCs w:val="16"/>
              </w:rPr>
            </w:pPr>
          </w:p>
        </w:tc>
      </w:tr>
      <w:tr w:rsidR="005E7342" w:rsidRPr="001618D6" w14:paraId="272C0585" w14:textId="77777777" w:rsidTr="00910EC1">
        <w:trPr>
          <w:trHeight w:val="255"/>
        </w:trPr>
        <w:tc>
          <w:tcPr>
            <w:tcW w:w="679" w:type="dxa"/>
            <w:tcBorders>
              <w:top w:val="nil"/>
              <w:left w:val="double" w:sz="6" w:space="0" w:color="auto"/>
              <w:bottom w:val="single" w:sz="4" w:space="0" w:color="auto"/>
              <w:right w:val="single" w:sz="4" w:space="0" w:color="auto"/>
            </w:tcBorders>
            <w:shd w:val="clear" w:color="auto" w:fill="BFBFBF" w:themeFill="background1" w:themeFillShade="BF"/>
            <w:vAlign w:val="center"/>
          </w:tcPr>
          <w:p w14:paraId="7558430D"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6</w:t>
            </w:r>
          </w:p>
        </w:tc>
        <w:tc>
          <w:tcPr>
            <w:tcW w:w="923" w:type="dxa"/>
            <w:tcBorders>
              <w:top w:val="nil"/>
              <w:left w:val="nil"/>
              <w:bottom w:val="single" w:sz="4" w:space="0" w:color="auto"/>
              <w:right w:val="single" w:sz="4" w:space="0" w:color="auto"/>
            </w:tcBorders>
            <w:shd w:val="clear" w:color="auto" w:fill="BFBFBF" w:themeFill="background1" w:themeFillShade="BF"/>
            <w:vAlign w:val="center"/>
          </w:tcPr>
          <w:p w14:paraId="56114368"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4 - 6</w:t>
            </w:r>
          </w:p>
        </w:tc>
        <w:tc>
          <w:tcPr>
            <w:tcW w:w="2520" w:type="dxa"/>
            <w:tcBorders>
              <w:top w:val="nil"/>
              <w:left w:val="nil"/>
              <w:bottom w:val="single" w:sz="4" w:space="0" w:color="auto"/>
              <w:right w:val="single" w:sz="4" w:space="0" w:color="auto"/>
            </w:tcBorders>
            <w:shd w:val="clear" w:color="auto" w:fill="BFBFBF" w:themeFill="background1" w:themeFillShade="BF"/>
            <w:vAlign w:val="center"/>
          </w:tcPr>
          <w:p w14:paraId="6F53C605" w14:textId="77777777" w:rsidR="005E7342"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Error Condition: &lt;multiple sub-fields&gt;</w:t>
            </w:r>
          </w:p>
        </w:tc>
        <w:tc>
          <w:tcPr>
            <w:tcW w:w="1530" w:type="dxa"/>
            <w:tcBorders>
              <w:top w:val="single" w:sz="4" w:space="0" w:color="auto"/>
              <w:left w:val="nil"/>
              <w:bottom w:val="single" w:sz="4" w:space="0" w:color="auto"/>
              <w:right w:val="single" w:sz="4" w:space="0" w:color="auto"/>
            </w:tcBorders>
            <w:shd w:val="clear" w:color="auto" w:fill="BFBFBF" w:themeFill="background1" w:themeFillShade="BF"/>
            <w:vAlign w:val="center"/>
          </w:tcPr>
          <w:p w14:paraId="7BE09477" w14:textId="77777777" w:rsidR="005E7342" w:rsidRDefault="005E7342" w:rsidP="00910EC1">
            <w:pPr>
              <w:spacing w:after="0" w:line="240" w:lineRule="auto"/>
              <w:jc w:val="center"/>
              <w:rPr>
                <w:rFonts w:ascii="Arial" w:eastAsia="Times New Roman" w:hAnsi="Arial" w:cs="Arial"/>
                <w:sz w:val="16"/>
                <w:szCs w:val="16"/>
              </w:rPr>
            </w:pPr>
          </w:p>
        </w:tc>
        <w:tc>
          <w:tcPr>
            <w:tcW w:w="720" w:type="dxa"/>
            <w:tcBorders>
              <w:top w:val="nil"/>
              <w:left w:val="single" w:sz="4" w:space="0" w:color="auto"/>
              <w:bottom w:val="single" w:sz="4" w:space="0" w:color="auto"/>
              <w:right w:val="single" w:sz="4" w:space="0" w:color="auto"/>
            </w:tcBorders>
            <w:shd w:val="clear" w:color="auto" w:fill="BFBFBF" w:themeFill="background1" w:themeFillShade="BF"/>
            <w:vAlign w:val="center"/>
          </w:tcPr>
          <w:p w14:paraId="71AC93BC" w14:textId="77777777" w:rsidR="005E7342" w:rsidRDefault="005E7342" w:rsidP="00910EC1">
            <w:pPr>
              <w:spacing w:after="0" w:line="240" w:lineRule="auto"/>
              <w:jc w:val="center"/>
              <w:rPr>
                <w:rFonts w:ascii="Arial" w:eastAsia="Times New Roman" w:hAnsi="Arial" w:cs="Arial"/>
                <w:sz w:val="16"/>
                <w:szCs w:val="16"/>
              </w:rPr>
            </w:pPr>
          </w:p>
        </w:tc>
        <w:tc>
          <w:tcPr>
            <w:tcW w:w="720" w:type="dxa"/>
            <w:tcBorders>
              <w:top w:val="nil"/>
              <w:left w:val="nil"/>
              <w:bottom w:val="single" w:sz="4" w:space="0" w:color="auto"/>
              <w:right w:val="single" w:sz="4" w:space="0" w:color="auto"/>
            </w:tcBorders>
            <w:shd w:val="clear" w:color="auto" w:fill="BFBFBF" w:themeFill="background1" w:themeFillShade="BF"/>
            <w:vAlign w:val="center"/>
          </w:tcPr>
          <w:p w14:paraId="04AC92E7"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w:t>
            </w:r>
          </w:p>
        </w:tc>
        <w:tc>
          <w:tcPr>
            <w:tcW w:w="1710" w:type="dxa"/>
            <w:tcBorders>
              <w:top w:val="nil"/>
              <w:left w:val="nil"/>
              <w:bottom w:val="single" w:sz="4" w:space="0" w:color="auto"/>
              <w:right w:val="single" w:sz="4" w:space="0" w:color="auto"/>
            </w:tcBorders>
            <w:shd w:val="clear" w:color="auto" w:fill="BFBFBF" w:themeFill="background1" w:themeFillShade="BF"/>
            <w:vAlign w:val="center"/>
          </w:tcPr>
          <w:p w14:paraId="6B8C6847" w14:textId="77777777" w:rsidR="005E7342" w:rsidRDefault="005E7342" w:rsidP="00910EC1">
            <w:pPr>
              <w:spacing w:after="0" w:line="240" w:lineRule="auto"/>
              <w:rPr>
                <w:rFonts w:ascii="Arial" w:eastAsia="Times New Roman" w:hAnsi="Arial" w:cs="Arial"/>
                <w:sz w:val="16"/>
                <w:szCs w:val="16"/>
              </w:rPr>
            </w:pPr>
          </w:p>
        </w:tc>
        <w:tc>
          <w:tcPr>
            <w:tcW w:w="5670" w:type="dxa"/>
            <w:tcBorders>
              <w:top w:val="nil"/>
              <w:left w:val="nil"/>
              <w:bottom w:val="single" w:sz="4" w:space="0" w:color="auto"/>
              <w:right w:val="double" w:sz="6" w:space="0" w:color="auto"/>
            </w:tcBorders>
            <w:shd w:val="clear" w:color="auto" w:fill="BFBFBF" w:themeFill="background1" w:themeFillShade="BF"/>
            <w:vAlign w:val="center"/>
          </w:tcPr>
          <w:p w14:paraId="04896D20" w14:textId="77777777" w:rsidR="005E7342" w:rsidRPr="00FF3018" w:rsidRDefault="005E7342" w:rsidP="00910EC1">
            <w:pPr>
              <w:spacing w:after="0" w:line="240" w:lineRule="auto"/>
              <w:rPr>
                <w:rFonts w:ascii="Arial" w:eastAsia="Times New Roman" w:hAnsi="Arial" w:cs="Arial"/>
                <w:sz w:val="16"/>
                <w:szCs w:val="16"/>
              </w:rPr>
            </w:pPr>
          </w:p>
        </w:tc>
      </w:tr>
    </w:tbl>
    <w:p w14:paraId="5EDC8F30" w14:textId="77777777" w:rsidR="005E7342" w:rsidRDefault="005E7342" w:rsidP="005E7342"/>
    <w:p w14:paraId="4E6E1667" w14:textId="77777777" w:rsidR="005E7342" w:rsidRDefault="005E7342" w:rsidP="005E7342"/>
    <w:p w14:paraId="705E51D2" w14:textId="77777777" w:rsidR="005E7342" w:rsidRDefault="005E7342" w:rsidP="005E7342">
      <w:pPr>
        <w:pStyle w:val="Heading3"/>
      </w:pPr>
      <w:bookmarkStart w:id="298" w:name="_Toc532379660"/>
      <w:bookmarkStart w:id="299" w:name="_Toc20760730"/>
      <w:r>
        <w:t>ERR</w:t>
      </w:r>
      <w:r w:rsidRPr="00EC41F6">
        <w:t xml:space="preserve"> –</w:t>
      </w:r>
      <w:r>
        <w:t xml:space="preserve"> Error Information - HL7 v2.4</w:t>
      </w:r>
      <w:bookmarkEnd w:id="298"/>
      <w:bookmarkEnd w:id="299"/>
    </w:p>
    <w:p w14:paraId="6D75CE69" w14:textId="77777777" w:rsidR="005E7342" w:rsidRDefault="005E7342" w:rsidP="005E7342"/>
    <w:tbl>
      <w:tblPr>
        <w:tblW w:w="13932" w:type="dxa"/>
        <w:tblInd w:w="85" w:type="dxa"/>
        <w:tblLayout w:type="fixed"/>
        <w:tblLook w:val="04A0" w:firstRow="1" w:lastRow="0" w:firstColumn="1" w:lastColumn="0" w:noHBand="0" w:noVBand="1"/>
      </w:tblPr>
      <w:tblGrid>
        <w:gridCol w:w="679"/>
        <w:gridCol w:w="923"/>
        <w:gridCol w:w="2520"/>
        <w:gridCol w:w="1530"/>
        <w:gridCol w:w="720"/>
        <w:gridCol w:w="720"/>
        <w:gridCol w:w="2250"/>
        <w:gridCol w:w="4590"/>
      </w:tblGrid>
      <w:tr w:rsidR="005E7342" w:rsidRPr="001618D6" w14:paraId="15891A33" w14:textId="77777777" w:rsidTr="00910EC1">
        <w:trPr>
          <w:trHeight w:val="402"/>
          <w:tblHeader/>
        </w:trPr>
        <w:tc>
          <w:tcPr>
            <w:tcW w:w="679" w:type="dxa"/>
            <w:tcBorders>
              <w:top w:val="double" w:sz="6" w:space="0" w:color="auto"/>
              <w:left w:val="double" w:sz="6" w:space="0" w:color="auto"/>
              <w:bottom w:val="single" w:sz="4" w:space="0" w:color="auto"/>
              <w:right w:val="single" w:sz="4" w:space="0" w:color="auto"/>
            </w:tcBorders>
            <w:shd w:val="clear" w:color="000000" w:fill="99CCFF"/>
            <w:vAlign w:val="center"/>
            <w:hideMark/>
          </w:tcPr>
          <w:p w14:paraId="5B7C8C5A" w14:textId="77777777" w:rsidR="005E7342" w:rsidRPr="001618D6" w:rsidRDefault="005E7342" w:rsidP="00910EC1">
            <w:pPr>
              <w:spacing w:after="0" w:line="240" w:lineRule="auto"/>
              <w:jc w:val="center"/>
              <w:rPr>
                <w:rFonts w:ascii="Arial" w:eastAsia="Times New Roman" w:hAnsi="Arial" w:cs="Arial"/>
                <w:b/>
                <w:bCs/>
                <w:sz w:val="16"/>
                <w:szCs w:val="16"/>
              </w:rPr>
            </w:pPr>
            <w:r>
              <w:br w:type="page"/>
            </w:r>
            <w:r w:rsidRPr="001618D6">
              <w:rPr>
                <w:rFonts w:ascii="Arial" w:eastAsia="Times New Roman" w:hAnsi="Arial" w:cs="Arial"/>
                <w:b/>
                <w:bCs/>
                <w:sz w:val="16"/>
                <w:szCs w:val="16"/>
              </w:rPr>
              <w:t>FIELD</w:t>
            </w:r>
          </w:p>
        </w:tc>
        <w:tc>
          <w:tcPr>
            <w:tcW w:w="923" w:type="dxa"/>
            <w:tcBorders>
              <w:top w:val="double" w:sz="6" w:space="0" w:color="auto"/>
              <w:left w:val="nil"/>
              <w:bottom w:val="single" w:sz="4" w:space="0" w:color="auto"/>
              <w:right w:val="single" w:sz="4" w:space="0" w:color="auto"/>
            </w:tcBorders>
            <w:shd w:val="clear" w:color="000000" w:fill="99CCFF"/>
            <w:vAlign w:val="center"/>
            <w:hideMark/>
          </w:tcPr>
          <w:p w14:paraId="54213C6D" w14:textId="77777777" w:rsidR="005E7342"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SUB</w:t>
            </w:r>
          </w:p>
          <w:p w14:paraId="1A17F25F"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r>
              <w:rPr>
                <w:rFonts w:ascii="Arial" w:eastAsia="Times New Roman" w:hAnsi="Arial" w:cs="Arial"/>
                <w:b/>
                <w:bCs/>
                <w:sz w:val="16"/>
                <w:szCs w:val="16"/>
              </w:rPr>
              <w:t>(S)</w:t>
            </w:r>
          </w:p>
        </w:tc>
        <w:tc>
          <w:tcPr>
            <w:tcW w:w="2520" w:type="dxa"/>
            <w:tcBorders>
              <w:top w:val="double" w:sz="6" w:space="0" w:color="auto"/>
              <w:left w:val="nil"/>
              <w:bottom w:val="single" w:sz="4" w:space="0" w:color="auto"/>
              <w:right w:val="single" w:sz="4" w:space="0" w:color="auto"/>
            </w:tcBorders>
            <w:shd w:val="clear" w:color="000000" w:fill="99CCFF"/>
            <w:vAlign w:val="center"/>
            <w:hideMark/>
          </w:tcPr>
          <w:p w14:paraId="23B9F903" w14:textId="77777777" w:rsidR="005E7342" w:rsidRPr="001618D6" w:rsidRDefault="005E7342" w:rsidP="00910EC1">
            <w:pPr>
              <w:spacing w:after="0" w:line="240" w:lineRule="auto"/>
              <w:rPr>
                <w:rFonts w:ascii="Arial" w:eastAsia="Times New Roman" w:hAnsi="Arial" w:cs="Arial"/>
                <w:b/>
                <w:bCs/>
                <w:sz w:val="16"/>
                <w:szCs w:val="16"/>
              </w:rPr>
            </w:pPr>
            <w:r w:rsidRPr="001618D6">
              <w:rPr>
                <w:rFonts w:ascii="Arial" w:eastAsia="Times New Roman" w:hAnsi="Arial" w:cs="Arial"/>
                <w:b/>
                <w:bCs/>
                <w:sz w:val="16"/>
                <w:szCs w:val="16"/>
              </w:rPr>
              <w:t>ELEMENT NAME</w:t>
            </w:r>
          </w:p>
        </w:tc>
        <w:tc>
          <w:tcPr>
            <w:tcW w:w="1530" w:type="dxa"/>
            <w:tcBorders>
              <w:top w:val="double" w:sz="6" w:space="0" w:color="auto"/>
              <w:left w:val="nil"/>
              <w:bottom w:val="single" w:sz="4" w:space="0" w:color="auto"/>
              <w:right w:val="single" w:sz="4" w:space="0" w:color="auto"/>
            </w:tcBorders>
            <w:shd w:val="clear" w:color="000000" w:fill="99CCFF"/>
            <w:vAlign w:val="center"/>
          </w:tcPr>
          <w:p w14:paraId="30929B0B" w14:textId="5ED2F8EE" w:rsidR="005E7342" w:rsidRPr="001618D6" w:rsidRDefault="009F740C" w:rsidP="00910EC1">
            <w:pPr>
              <w:spacing w:after="0" w:line="240" w:lineRule="auto"/>
              <w:rPr>
                <w:rFonts w:ascii="Arial" w:eastAsia="Times New Roman" w:hAnsi="Arial" w:cs="Arial"/>
                <w:b/>
                <w:bCs/>
                <w:sz w:val="16"/>
                <w:szCs w:val="16"/>
              </w:rPr>
            </w:pPr>
            <w:r>
              <w:rPr>
                <w:rFonts w:ascii="Arial" w:eastAsia="Times New Roman" w:hAnsi="Arial" w:cs="Arial"/>
                <w:b/>
                <w:bCs/>
                <w:sz w:val="16"/>
                <w:szCs w:val="16"/>
              </w:rPr>
              <w:t>WellSky</w:t>
            </w:r>
            <w:r w:rsidR="005E7342" w:rsidRPr="00D55512">
              <w:rPr>
                <w:rFonts w:ascii="Arial" w:eastAsia="Times New Roman" w:hAnsi="Arial" w:cs="Arial"/>
                <w:b/>
                <w:bCs/>
                <w:sz w:val="16"/>
                <w:szCs w:val="16"/>
              </w:rPr>
              <w:t xml:space="preserve"> </w:t>
            </w:r>
            <w:r w:rsidR="005E7342">
              <w:rPr>
                <w:rFonts w:ascii="Arial" w:eastAsia="Times New Roman" w:hAnsi="Arial" w:cs="Arial"/>
                <w:b/>
                <w:bCs/>
                <w:sz w:val="16"/>
                <w:szCs w:val="16"/>
              </w:rPr>
              <w:t>H</w:t>
            </w:r>
            <w:r w:rsidR="005E7342" w:rsidRPr="00D55512">
              <w:rPr>
                <w:rFonts w:ascii="Arial" w:eastAsia="Times New Roman" w:hAnsi="Arial" w:cs="Arial"/>
                <w:b/>
                <w:bCs/>
                <w:sz w:val="16"/>
                <w:szCs w:val="16"/>
              </w:rPr>
              <w:t>HH</w:t>
            </w:r>
            <w:r w:rsidR="005E7342">
              <w:rPr>
                <w:rFonts w:ascii="Arial" w:eastAsia="Times New Roman" w:hAnsi="Arial" w:cs="Arial"/>
                <w:b/>
                <w:bCs/>
                <w:sz w:val="16"/>
                <w:szCs w:val="16"/>
              </w:rPr>
              <w:t xml:space="preserve"> Field Mapping</w:t>
            </w:r>
          </w:p>
        </w:tc>
        <w:tc>
          <w:tcPr>
            <w:tcW w:w="720" w:type="dxa"/>
            <w:tcBorders>
              <w:top w:val="double" w:sz="6" w:space="0" w:color="auto"/>
              <w:left w:val="single" w:sz="4" w:space="0" w:color="auto"/>
              <w:bottom w:val="single" w:sz="4" w:space="0" w:color="auto"/>
              <w:right w:val="single" w:sz="4" w:space="0" w:color="auto"/>
            </w:tcBorders>
            <w:shd w:val="clear" w:color="000000" w:fill="99CCFF"/>
            <w:vAlign w:val="center"/>
            <w:hideMark/>
          </w:tcPr>
          <w:p w14:paraId="0352BC42"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LEN</w:t>
            </w:r>
          </w:p>
        </w:tc>
        <w:tc>
          <w:tcPr>
            <w:tcW w:w="720" w:type="dxa"/>
            <w:tcBorders>
              <w:top w:val="double" w:sz="6" w:space="0" w:color="auto"/>
              <w:left w:val="nil"/>
              <w:bottom w:val="single" w:sz="4" w:space="0" w:color="auto"/>
              <w:right w:val="single" w:sz="4" w:space="0" w:color="auto"/>
            </w:tcBorders>
            <w:shd w:val="clear" w:color="000000" w:fill="99CCFF"/>
            <w:vAlign w:val="center"/>
            <w:hideMark/>
          </w:tcPr>
          <w:p w14:paraId="180CD97D"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2250" w:type="dxa"/>
            <w:tcBorders>
              <w:top w:val="double" w:sz="6" w:space="0" w:color="auto"/>
              <w:left w:val="nil"/>
              <w:bottom w:val="single" w:sz="4" w:space="0" w:color="auto"/>
              <w:right w:val="single" w:sz="4" w:space="0" w:color="auto"/>
            </w:tcBorders>
            <w:shd w:val="clear" w:color="000000" w:fill="99CCFF"/>
            <w:vAlign w:val="center"/>
            <w:hideMark/>
          </w:tcPr>
          <w:p w14:paraId="40005C04" w14:textId="77777777" w:rsidR="005E7342" w:rsidRPr="001618D6" w:rsidRDefault="005E7342" w:rsidP="00910EC1">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4590" w:type="dxa"/>
            <w:tcBorders>
              <w:top w:val="double" w:sz="6" w:space="0" w:color="auto"/>
              <w:left w:val="nil"/>
              <w:bottom w:val="single" w:sz="4" w:space="0" w:color="auto"/>
              <w:right w:val="double" w:sz="6" w:space="0" w:color="auto"/>
            </w:tcBorders>
            <w:shd w:val="clear" w:color="000000" w:fill="99CCFF"/>
            <w:vAlign w:val="center"/>
            <w:hideMark/>
          </w:tcPr>
          <w:p w14:paraId="68D6DA7F"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r>
      <w:tr w:rsidR="005E7342" w:rsidRPr="001618D6" w14:paraId="74B01E68" w14:textId="77777777" w:rsidTr="00D12D25">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47BEC4C2" w14:textId="77777777" w:rsidR="005E7342" w:rsidRPr="00FF3018" w:rsidRDefault="005E7342" w:rsidP="00910EC1">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1</w:t>
            </w:r>
          </w:p>
        </w:tc>
        <w:tc>
          <w:tcPr>
            <w:tcW w:w="923" w:type="dxa"/>
            <w:tcBorders>
              <w:top w:val="nil"/>
              <w:left w:val="nil"/>
              <w:bottom w:val="single" w:sz="4" w:space="0" w:color="auto"/>
              <w:right w:val="single" w:sz="4" w:space="0" w:color="auto"/>
            </w:tcBorders>
            <w:shd w:val="clear" w:color="auto" w:fill="FFFFFF" w:themeFill="background1"/>
            <w:vAlign w:val="center"/>
            <w:hideMark/>
          </w:tcPr>
          <w:p w14:paraId="7C8F2316" w14:textId="77777777" w:rsidR="005E7342" w:rsidRPr="00FF3018" w:rsidRDefault="005E7342" w:rsidP="00910EC1">
            <w:pPr>
              <w:spacing w:after="0" w:line="240" w:lineRule="auto"/>
              <w:jc w:val="center"/>
              <w:rPr>
                <w:rFonts w:ascii="Arial" w:eastAsia="Times New Roman" w:hAnsi="Arial" w:cs="Arial"/>
                <w:sz w:val="16"/>
                <w:szCs w:val="16"/>
              </w:rPr>
            </w:pPr>
          </w:p>
        </w:tc>
        <w:tc>
          <w:tcPr>
            <w:tcW w:w="2520" w:type="dxa"/>
            <w:tcBorders>
              <w:top w:val="nil"/>
              <w:left w:val="nil"/>
              <w:bottom w:val="single" w:sz="4" w:space="0" w:color="auto"/>
              <w:right w:val="single" w:sz="4" w:space="0" w:color="auto"/>
            </w:tcBorders>
            <w:shd w:val="clear" w:color="auto" w:fill="FFFFFF" w:themeFill="background1"/>
            <w:vAlign w:val="center"/>
            <w:hideMark/>
          </w:tcPr>
          <w:p w14:paraId="1A41F051" w14:textId="77777777" w:rsidR="005E7342" w:rsidRPr="00FF3018"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Error Code and Location</w:t>
            </w:r>
          </w:p>
        </w:tc>
        <w:tc>
          <w:tcPr>
            <w:tcW w:w="1530" w:type="dxa"/>
            <w:tcBorders>
              <w:top w:val="single" w:sz="4" w:space="0" w:color="auto"/>
              <w:left w:val="nil"/>
              <w:bottom w:val="single" w:sz="4" w:space="0" w:color="auto"/>
              <w:right w:val="single" w:sz="4" w:space="0" w:color="auto"/>
            </w:tcBorders>
            <w:shd w:val="clear" w:color="auto" w:fill="FFFFFF" w:themeFill="background1"/>
            <w:vAlign w:val="center"/>
          </w:tcPr>
          <w:p w14:paraId="6EAD0780" w14:textId="77777777" w:rsidR="005E7342"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N/A</w:t>
            </w:r>
          </w:p>
        </w:tc>
        <w:tc>
          <w:tcPr>
            <w:tcW w:w="720" w:type="dxa"/>
            <w:tcBorders>
              <w:top w:val="nil"/>
              <w:left w:val="single" w:sz="4" w:space="0" w:color="auto"/>
              <w:bottom w:val="single" w:sz="4" w:space="0" w:color="auto"/>
              <w:right w:val="single" w:sz="4" w:space="0" w:color="auto"/>
            </w:tcBorders>
            <w:shd w:val="clear" w:color="auto" w:fill="FFFFFF" w:themeFill="background1"/>
            <w:vAlign w:val="center"/>
            <w:hideMark/>
          </w:tcPr>
          <w:p w14:paraId="7F059C8D"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80</w:t>
            </w:r>
          </w:p>
        </w:tc>
        <w:tc>
          <w:tcPr>
            <w:tcW w:w="720" w:type="dxa"/>
            <w:tcBorders>
              <w:top w:val="nil"/>
              <w:left w:val="nil"/>
              <w:bottom w:val="single" w:sz="4" w:space="0" w:color="auto"/>
              <w:right w:val="single" w:sz="4" w:space="0" w:color="auto"/>
            </w:tcBorders>
            <w:shd w:val="clear" w:color="auto" w:fill="FFFFFF" w:themeFill="background1"/>
            <w:vAlign w:val="center"/>
            <w:hideMark/>
          </w:tcPr>
          <w:p w14:paraId="1553D286" w14:textId="760ADFFA" w:rsidR="005E7342" w:rsidRPr="00FF3018" w:rsidRDefault="00911196"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R</w:t>
            </w:r>
          </w:p>
        </w:tc>
        <w:tc>
          <w:tcPr>
            <w:tcW w:w="2250" w:type="dxa"/>
            <w:tcBorders>
              <w:top w:val="nil"/>
              <w:left w:val="nil"/>
              <w:bottom w:val="single" w:sz="4" w:space="0" w:color="auto"/>
              <w:right w:val="single" w:sz="4" w:space="0" w:color="auto"/>
            </w:tcBorders>
            <w:shd w:val="clear" w:color="auto" w:fill="FFFFFF" w:themeFill="background1"/>
            <w:vAlign w:val="center"/>
          </w:tcPr>
          <w:p w14:paraId="4BC0178D" w14:textId="77777777" w:rsidR="005E7342" w:rsidRPr="001618D6"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96 - Invalid Account Number</w:t>
            </w:r>
          </w:p>
        </w:tc>
        <w:tc>
          <w:tcPr>
            <w:tcW w:w="4590" w:type="dxa"/>
            <w:tcBorders>
              <w:top w:val="nil"/>
              <w:left w:val="nil"/>
              <w:bottom w:val="single" w:sz="4" w:space="0" w:color="auto"/>
              <w:right w:val="double" w:sz="6" w:space="0" w:color="auto"/>
            </w:tcBorders>
            <w:shd w:val="clear" w:color="auto" w:fill="FFFFFF" w:themeFill="background1"/>
            <w:vAlign w:val="center"/>
          </w:tcPr>
          <w:p w14:paraId="235450E5" w14:textId="1A3F75C1" w:rsidR="005E7342" w:rsidRPr="00975B4D" w:rsidRDefault="005E7342" w:rsidP="00910EC1">
            <w:pPr>
              <w:spacing w:after="0" w:line="240" w:lineRule="auto"/>
              <w:rPr>
                <w:rFonts w:ascii="Arial" w:eastAsia="Times New Roman" w:hAnsi="Arial" w:cs="Arial"/>
                <w:b/>
                <w:bCs/>
                <w:color w:val="F38B3C" w:themeColor="accent4"/>
                <w:sz w:val="16"/>
                <w:szCs w:val="16"/>
              </w:rPr>
            </w:pPr>
          </w:p>
        </w:tc>
      </w:tr>
    </w:tbl>
    <w:p w14:paraId="238B64FC" w14:textId="77777777" w:rsidR="005E7342" w:rsidRDefault="005E7342" w:rsidP="005E7342"/>
    <w:p w14:paraId="35ADCBEC" w14:textId="77777777" w:rsidR="005E7342" w:rsidRDefault="005E7342" w:rsidP="005E7342">
      <w:r>
        <w:br w:type="page"/>
      </w:r>
    </w:p>
    <w:p w14:paraId="6774F54C" w14:textId="77777777" w:rsidR="005E7342" w:rsidRDefault="005E7342" w:rsidP="005E7342"/>
    <w:p w14:paraId="0CF35947" w14:textId="77777777" w:rsidR="005E7342" w:rsidRDefault="005E7342" w:rsidP="005E7342">
      <w:pPr>
        <w:pStyle w:val="Heading3"/>
      </w:pPr>
      <w:bookmarkStart w:id="300" w:name="_Toc532379661"/>
      <w:bookmarkStart w:id="301" w:name="_Toc20760731"/>
      <w:r>
        <w:t>NTE</w:t>
      </w:r>
      <w:r w:rsidRPr="00EC41F6">
        <w:t xml:space="preserve"> –</w:t>
      </w:r>
      <w:r>
        <w:t xml:space="preserve"> Notes and Comments - HL7 v2.4</w:t>
      </w:r>
      <w:bookmarkEnd w:id="300"/>
      <w:bookmarkEnd w:id="301"/>
    </w:p>
    <w:p w14:paraId="6EB4A526" w14:textId="77777777" w:rsidR="005E7342" w:rsidRDefault="005E7342" w:rsidP="005E7342"/>
    <w:tbl>
      <w:tblPr>
        <w:tblW w:w="13932" w:type="dxa"/>
        <w:tblInd w:w="85" w:type="dxa"/>
        <w:tblLayout w:type="fixed"/>
        <w:tblLook w:val="04A0" w:firstRow="1" w:lastRow="0" w:firstColumn="1" w:lastColumn="0" w:noHBand="0" w:noVBand="1"/>
      </w:tblPr>
      <w:tblGrid>
        <w:gridCol w:w="679"/>
        <w:gridCol w:w="743"/>
        <w:gridCol w:w="2700"/>
        <w:gridCol w:w="1530"/>
        <w:gridCol w:w="720"/>
        <w:gridCol w:w="540"/>
        <w:gridCol w:w="2880"/>
        <w:gridCol w:w="4140"/>
      </w:tblGrid>
      <w:tr w:rsidR="005E7342" w:rsidRPr="001618D6" w14:paraId="113967BD" w14:textId="77777777" w:rsidTr="00910EC1">
        <w:trPr>
          <w:trHeight w:val="402"/>
          <w:tblHeader/>
        </w:trPr>
        <w:tc>
          <w:tcPr>
            <w:tcW w:w="679" w:type="dxa"/>
            <w:tcBorders>
              <w:top w:val="double" w:sz="6" w:space="0" w:color="auto"/>
              <w:left w:val="double" w:sz="6" w:space="0" w:color="auto"/>
              <w:bottom w:val="single" w:sz="4" w:space="0" w:color="auto"/>
              <w:right w:val="single" w:sz="4" w:space="0" w:color="auto"/>
            </w:tcBorders>
            <w:shd w:val="clear" w:color="000000" w:fill="99CCFF"/>
            <w:vAlign w:val="center"/>
            <w:hideMark/>
          </w:tcPr>
          <w:p w14:paraId="23309107"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p>
        </w:tc>
        <w:tc>
          <w:tcPr>
            <w:tcW w:w="743" w:type="dxa"/>
            <w:tcBorders>
              <w:top w:val="double" w:sz="6" w:space="0" w:color="auto"/>
              <w:left w:val="nil"/>
              <w:bottom w:val="single" w:sz="4" w:space="0" w:color="auto"/>
              <w:right w:val="single" w:sz="4" w:space="0" w:color="auto"/>
            </w:tcBorders>
            <w:shd w:val="clear" w:color="000000" w:fill="99CCFF"/>
            <w:vAlign w:val="center"/>
            <w:hideMark/>
          </w:tcPr>
          <w:p w14:paraId="19387484" w14:textId="77777777" w:rsidR="005E7342"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SUB</w:t>
            </w:r>
          </w:p>
          <w:p w14:paraId="25DA9D8F"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FIELD</w:t>
            </w:r>
          </w:p>
        </w:tc>
        <w:tc>
          <w:tcPr>
            <w:tcW w:w="2700" w:type="dxa"/>
            <w:tcBorders>
              <w:top w:val="double" w:sz="6" w:space="0" w:color="auto"/>
              <w:left w:val="nil"/>
              <w:bottom w:val="single" w:sz="4" w:space="0" w:color="auto"/>
              <w:right w:val="single" w:sz="4" w:space="0" w:color="auto"/>
            </w:tcBorders>
            <w:shd w:val="clear" w:color="000000" w:fill="99CCFF"/>
            <w:vAlign w:val="center"/>
            <w:hideMark/>
          </w:tcPr>
          <w:p w14:paraId="4EDB33DE" w14:textId="77777777" w:rsidR="005E7342" w:rsidRPr="001618D6" w:rsidRDefault="005E7342" w:rsidP="00910EC1">
            <w:pPr>
              <w:spacing w:after="0" w:line="240" w:lineRule="auto"/>
              <w:rPr>
                <w:rFonts w:ascii="Arial" w:eastAsia="Times New Roman" w:hAnsi="Arial" w:cs="Arial"/>
                <w:b/>
                <w:bCs/>
                <w:sz w:val="16"/>
                <w:szCs w:val="16"/>
              </w:rPr>
            </w:pPr>
            <w:r w:rsidRPr="001618D6">
              <w:rPr>
                <w:rFonts w:ascii="Arial" w:eastAsia="Times New Roman" w:hAnsi="Arial" w:cs="Arial"/>
                <w:b/>
                <w:bCs/>
                <w:sz w:val="16"/>
                <w:szCs w:val="16"/>
              </w:rPr>
              <w:t>ELEMENT NAME</w:t>
            </w:r>
          </w:p>
        </w:tc>
        <w:tc>
          <w:tcPr>
            <w:tcW w:w="1530" w:type="dxa"/>
            <w:tcBorders>
              <w:top w:val="double" w:sz="6" w:space="0" w:color="auto"/>
              <w:left w:val="nil"/>
              <w:bottom w:val="single" w:sz="4" w:space="0" w:color="auto"/>
              <w:right w:val="single" w:sz="4" w:space="0" w:color="auto"/>
            </w:tcBorders>
            <w:shd w:val="clear" w:color="000000" w:fill="99CCFF"/>
            <w:vAlign w:val="center"/>
            <w:hideMark/>
          </w:tcPr>
          <w:p w14:paraId="4A6198F9" w14:textId="6D9F7589" w:rsidR="005E7342" w:rsidRDefault="009F740C" w:rsidP="00910EC1">
            <w:pPr>
              <w:spacing w:after="0" w:line="240" w:lineRule="auto"/>
              <w:rPr>
                <w:rFonts w:ascii="Arial" w:eastAsia="Times New Roman" w:hAnsi="Arial" w:cs="Arial"/>
                <w:b/>
                <w:bCs/>
                <w:sz w:val="16"/>
                <w:szCs w:val="16"/>
              </w:rPr>
            </w:pPr>
            <w:r>
              <w:rPr>
                <w:rFonts w:ascii="Arial" w:eastAsia="Times New Roman" w:hAnsi="Arial" w:cs="Arial"/>
                <w:b/>
                <w:bCs/>
                <w:sz w:val="16"/>
                <w:szCs w:val="16"/>
              </w:rPr>
              <w:t>WellSky</w:t>
            </w:r>
            <w:r w:rsidR="005E7342" w:rsidRPr="00D55512">
              <w:rPr>
                <w:rFonts w:ascii="Arial" w:eastAsia="Times New Roman" w:hAnsi="Arial" w:cs="Arial"/>
                <w:b/>
                <w:bCs/>
                <w:sz w:val="16"/>
                <w:szCs w:val="16"/>
              </w:rPr>
              <w:t xml:space="preserve"> HHH</w:t>
            </w:r>
            <w:r w:rsidR="005E7342" w:rsidRPr="001618D6">
              <w:rPr>
                <w:rFonts w:ascii="Arial" w:eastAsia="Times New Roman" w:hAnsi="Arial" w:cs="Arial"/>
                <w:b/>
                <w:bCs/>
                <w:sz w:val="16"/>
                <w:szCs w:val="16"/>
              </w:rPr>
              <w:t xml:space="preserve"> </w:t>
            </w:r>
          </w:p>
          <w:p w14:paraId="1D3673AF" w14:textId="77777777" w:rsidR="005E7342" w:rsidRPr="001618D6" w:rsidRDefault="005E7342" w:rsidP="00910EC1">
            <w:pPr>
              <w:spacing w:after="0" w:line="240" w:lineRule="auto"/>
              <w:rPr>
                <w:rFonts w:ascii="Arial" w:eastAsia="Times New Roman" w:hAnsi="Arial" w:cs="Arial"/>
                <w:b/>
                <w:bCs/>
                <w:sz w:val="16"/>
                <w:szCs w:val="16"/>
              </w:rPr>
            </w:pPr>
            <w:r>
              <w:rPr>
                <w:rFonts w:ascii="Arial" w:eastAsia="Times New Roman" w:hAnsi="Arial" w:cs="Arial"/>
                <w:b/>
                <w:bCs/>
                <w:sz w:val="16"/>
                <w:szCs w:val="16"/>
              </w:rPr>
              <w:t>Field Mapping</w:t>
            </w:r>
          </w:p>
        </w:tc>
        <w:tc>
          <w:tcPr>
            <w:tcW w:w="720" w:type="dxa"/>
            <w:tcBorders>
              <w:top w:val="double" w:sz="6" w:space="0" w:color="auto"/>
              <w:left w:val="nil"/>
              <w:bottom w:val="single" w:sz="4" w:space="0" w:color="auto"/>
              <w:right w:val="single" w:sz="4" w:space="0" w:color="auto"/>
            </w:tcBorders>
            <w:shd w:val="clear" w:color="000000" w:fill="99CCFF"/>
            <w:vAlign w:val="center"/>
            <w:hideMark/>
          </w:tcPr>
          <w:p w14:paraId="4D00B147"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LEN</w:t>
            </w:r>
          </w:p>
        </w:tc>
        <w:tc>
          <w:tcPr>
            <w:tcW w:w="540" w:type="dxa"/>
            <w:tcBorders>
              <w:top w:val="double" w:sz="6" w:space="0" w:color="auto"/>
              <w:left w:val="nil"/>
              <w:bottom w:val="single" w:sz="4" w:space="0" w:color="auto"/>
              <w:right w:val="single" w:sz="4" w:space="0" w:color="auto"/>
            </w:tcBorders>
            <w:shd w:val="clear" w:color="000000" w:fill="99CCFF"/>
            <w:vAlign w:val="center"/>
            <w:hideMark/>
          </w:tcPr>
          <w:p w14:paraId="2E9DCD2E"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R/O</w:t>
            </w:r>
          </w:p>
        </w:tc>
        <w:tc>
          <w:tcPr>
            <w:tcW w:w="2880" w:type="dxa"/>
            <w:tcBorders>
              <w:top w:val="double" w:sz="6" w:space="0" w:color="auto"/>
              <w:left w:val="nil"/>
              <w:bottom w:val="single" w:sz="4" w:space="0" w:color="auto"/>
              <w:right w:val="single" w:sz="4" w:space="0" w:color="auto"/>
            </w:tcBorders>
            <w:shd w:val="clear" w:color="000000" w:fill="99CCFF"/>
            <w:vAlign w:val="center"/>
            <w:hideMark/>
          </w:tcPr>
          <w:p w14:paraId="76D53620" w14:textId="77777777" w:rsidR="005E7342" w:rsidRPr="001618D6" w:rsidRDefault="005E7342" w:rsidP="00910EC1">
            <w:pPr>
              <w:spacing w:after="0" w:line="240" w:lineRule="auto"/>
              <w:jc w:val="center"/>
              <w:rPr>
                <w:rFonts w:ascii="Arial" w:eastAsia="Times New Roman" w:hAnsi="Arial" w:cs="Arial"/>
                <w:b/>
                <w:bCs/>
                <w:sz w:val="16"/>
                <w:szCs w:val="16"/>
              </w:rPr>
            </w:pPr>
            <w:r>
              <w:rPr>
                <w:rFonts w:ascii="Arial" w:eastAsia="Times New Roman" w:hAnsi="Arial" w:cs="Arial"/>
                <w:b/>
                <w:bCs/>
                <w:sz w:val="16"/>
                <w:szCs w:val="16"/>
              </w:rPr>
              <w:t>VENDOR FORMAT/SAMPLE</w:t>
            </w:r>
          </w:p>
        </w:tc>
        <w:tc>
          <w:tcPr>
            <w:tcW w:w="4140" w:type="dxa"/>
            <w:tcBorders>
              <w:top w:val="double" w:sz="6" w:space="0" w:color="auto"/>
              <w:left w:val="nil"/>
              <w:bottom w:val="single" w:sz="4" w:space="0" w:color="auto"/>
              <w:right w:val="double" w:sz="6" w:space="0" w:color="auto"/>
            </w:tcBorders>
            <w:shd w:val="clear" w:color="000000" w:fill="99CCFF"/>
            <w:vAlign w:val="center"/>
            <w:hideMark/>
          </w:tcPr>
          <w:p w14:paraId="6C8A5059" w14:textId="77777777" w:rsidR="005E7342" w:rsidRPr="001618D6" w:rsidRDefault="005E7342" w:rsidP="00910EC1">
            <w:pPr>
              <w:spacing w:after="0" w:line="240" w:lineRule="auto"/>
              <w:jc w:val="center"/>
              <w:rPr>
                <w:rFonts w:ascii="Arial" w:eastAsia="Times New Roman" w:hAnsi="Arial" w:cs="Arial"/>
                <w:b/>
                <w:bCs/>
                <w:sz w:val="16"/>
                <w:szCs w:val="16"/>
              </w:rPr>
            </w:pPr>
            <w:r w:rsidRPr="001618D6">
              <w:rPr>
                <w:rFonts w:ascii="Arial" w:eastAsia="Times New Roman" w:hAnsi="Arial" w:cs="Arial"/>
                <w:b/>
                <w:bCs/>
                <w:sz w:val="16"/>
                <w:szCs w:val="16"/>
              </w:rPr>
              <w:t>COMMENTS</w:t>
            </w:r>
          </w:p>
        </w:tc>
      </w:tr>
      <w:tr w:rsidR="005E7342" w:rsidRPr="001618D6" w14:paraId="2E503EC2" w14:textId="77777777" w:rsidTr="00910EC1">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hideMark/>
          </w:tcPr>
          <w:p w14:paraId="624D6572" w14:textId="77777777" w:rsidR="005E7342" w:rsidRPr="00FF3018" w:rsidRDefault="005E7342" w:rsidP="00910EC1">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1</w:t>
            </w:r>
          </w:p>
        </w:tc>
        <w:tc>
          <w:tcPr>
            <w:tcW w:w="743" w:type="dxa"/>
            <w:tcBorders>
              <w:top w:val="nil"/>
              <w:left w:val="nil"/>
              <w:bottom w:val="single" w:sz="4" w:space="0" w:color="auto"/>
              <w:right w:val="single" w:sz="4" w:space="0" w:color="auto"/>
            </w:tcBorders>
            <w:shd w:val="clear" w:color="auto" w:fill="FFFFFF" w:themeFill="background1"/>
            <w:vAlign w:val="center"/>
          </w:tcPr>
          <w:p w14:paraId="4E39B190" w14:textId="77777777" w:rsidR="005E7342" w:rsidRPr="00FF3018" w:rsidRDefault="005E7342" w:rsidP="00910EC1">
            <w:pPr>
              <w:spacing w:after="0" w:line="240" w:lineRule="auto"/>
              <w:jc w:val="center"/>
              <w:rPr>
                <w:rFonts w:ascii="Arial" w:eastAsia="Times New Roman" w:hAnsi="Arial" w:cs="Arial"/>
                <w:sz w:val="16"/>
                <w:szCs w:val="16"/>
              </w:rPr>
            </w:pPr>
          </w:p>
        </w:tc>
        <w:tc>
          <w:tcPr>
            <w:tcW w:w="2700" w:type="dxa"/>
            <w:tcBorders>
              <w:top w:val="nil"/>
              <w:left w:val="nil"/>
              <w:bottom w:val="single" w:sz="4" w:space="0" w:color="auto"/>
              <w:right w:val="single" w:sz="4" w:space="0" w:color="auto"/>
            </w:tcBorders>
            <w:shd w:val="clear" w:color="auto" w:fill="FFFFFF" w:themeFill="background1"/>
            <w:vAlign w:val="center"/>
            <w:hideMark/>
          </w:tcPr>
          <w:p w14:paraId="165DB16A" w14:textId="77777777" w:rsidR="005E7342" w:rsidRPr="00FF3018"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Set ID</w:t>
            </w:r>
          </w:p>
        </w:tc>
        <w:tc>
          <w:tcPr>
            <w:tcW w:w="1530" w:type="dxa"/>
            <w:tcBorders>
              <w:top w:val="nil"/>
              <w:left w:val="nil"/>
              <w:bottom w:val="single" w:sz="4" w:space="0" w:color="auto"/>
              <w:right w:val="single" w:sz="4" w:space="0" w:color="auto"/>
            </w:tcBorders>
            <w:shd w:val="clear" w:color="auto" w:fill="FFFFFF" w:themeFill="background1"/>
            <w:vAlign w:val="center"/>
          </w:tcPr>
          <w:p w14:paraId="236BE9A7"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N/A</w:t>
            </w:r>
          </w:p>
        </w:tc>
        <w:tc>
          <w:tcPr>
            <w:tcW w:w="720" w:type="dxa"/>
            <w:tcBorders>
              <w:top w:val="nil"/>
              <w:left w:val="nil"/>
              <w:bottom w:val="single" w:sz="4" w:space="0" w:color="auto"/>
              <w:right w:val="single" w:sz="4" w:space="0" w:color="auto"/>
            </w:tcBorders>
            <w:shd w:val="clear" w:color="auto" w:fill="FFFFFF" w:themeFill="background1"/>
            <w:vAlign w:val="center"/>
            <w:hideMark/>
          </w:tcPr>
          <w:p w14:paraId="7DEF83B5"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540" w:type="dxa"/>
            <w:tcBorders>
              <w:top w:val="nil"/>
              <w:left w:val="nil"/>
              <w:bottom w:val="single" w:sz="4" w:space="0" w:color="auto"/>
              <w:right w:val="single" w:sz="4" w:space="0" w:color="auto"/>
            </w:tcBorders>
            <w:shd w:val="clear" w:color="auto" w:fill="FFFFFF" w:themeFill="background1"/>
            <w:vAlign w:val="center"/>
            <w:hideMark/>
          </w:tcPr>
          <w:p w14:paraId="689CA100" w14:textId="77777777" w:rsidR="005E7342" w:rsidRPr="00FF3018" w:rsidRDefault="005E7342" w:rsidP="00910EC1">
            <w:pPr>
              <w:spacing w:after="0" w:line="240" w:lineRule="auto"/>
              <w:jc w:val="center"/>
              <w:rPr>
                <w:rFonts w:ascii="Arial" w:eastAsia="Times New Roman" w:hAnsi="Arial" w:cs="Arial"/>
                <w:sz w:val="16"/>
                <w:szCs w:val="16"/>
              </w:rPr>
            </w:pPr>
            <w:r w:rsidRPr="00FF3018">
              <w:rPr>
                <w:rFonts w:ascii="Arial" w:eastAsia="Times New Roman" w:hAnsi="Arial" w:cs="Arial"/>
                <w:sz w:val="16"/>
                <w:szCs w:val="16"/>
              </w:rPr>
              <w:t>R</w:t>
            </w:r>
          </w:p>
        </w:tc>
        <w:tc>
          <w:tcPr>
            <w:tcW w:w="2880" w:type="dxa"/>
            <w:tcBorders>
              <w:top w:val="nil"/>
              <w:left w:val="nil"/>
              <w:bottom w:val="single" w:sz="4" w:space="0" w:color="auto"/>
              <w:right w:val="single" w:sz="4" w:space="0" w:color="auto"/>
            </w:tcBorders>
            <w:shd w:val="clear" w:color="auto" w:fill="FFFFFF" w:themeFill="background1"/>
            <w:vAlign w:val="center"/>
          </w:tcPr>
          <w:p w14:paraId="5BD96CB7" w14:textId="77777777" w:rsidR="005E7342" w:rsidRPr="001618D6" w:rsidRDefault="005E7342" w:rsidP="00910EC1">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FFFFFF" w:themeFill="background1"/>
            <w:vAlign w:val="center"/>
            <w:hideMark/>
          </w:tcPr>
          <w:p w14:paraId="3F2CA204" w14:textId="77777777" w:rsidR="005E7342" w:rsidRPr="00FF3018" w:rsidRDefault="005E7342" w:rsidP="00910EC1">
            <w:pPr>
              <w:spacing w:after="0" w:line="240" w:lineRule="auto"/>
              <w:rPr>
                <w:rFonts w:ascii="Arial" w:eastAsia="Times New Roman" w:hAnsi="Arial" w:cs="Arial"/>
                <w:sz w:val="16"/>
                <w:szCs w:val="16"/>
              </w:rPr>
            </w:pPr>
          </w:p>
        </w:tc>
      </w:tr>
      <w:tr w:rsidR="005E7342" w:rsidRPr="001618D6" w14:paraId="68DC9802" w14:textId="77777777" w:rsidTr="00910EC1">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57846102"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2</w:t>
            </w:r>
          </w:p>
        </w:tc>
        <w:tc>
          <w:tcPr>
            <w:tcW w:w="743" w:type="dxa"/>
            <w:tcBorders>
              <w:top w:val="nil"/>
              <w:left w:val="nil"/>
              <w:bottom w:val="single" w:sz="4" w:space="0" w:color="auto"/>
              <w:right w:val="single" w:sz="4" w:space="0" w:color="auto"/>
            </w:tcBorders>
            <w:shd w:val="clear" w:color="auto" w:fill="FFFFFF" w:themeFill="background1"/>
            <w:vAlign w:val="center"/>
          </w:tcPr>
          <w:p w14:paraId="0C8A5CFA" w14:textId="77777777" w:rsidR="005E7342" w:rsidRPr="00FF3018" w:rsidRDefault="005E7342" w:rsidP="00910EC1">
            <w:pPr>
              <w:spacing w:after="0" w:line="240" w:lineRule="auto"/>
              <w:jc w:val="center"/>
              <w:rPr>
                <w:rFonts w:ascii="Arial" w:eastAsia="Times New Roman" w:hAnsi="Arial" w:cs="Arial"/>
                <w:sz w:val="16"/>
                <w:szCs w:val="16"/>
              </w:rPr>
            </w:pPr>
          </w:p>
        </w:tc>
        <w:tc>
          <w:tcPr>
            <w:tcW w:w="2700" w:type="dxa"/>
            <w:tcBorders>
              <w:top w:val="nil"/>
              <w:left w:val="nil"/>
              <w:bottom w:val="single" w:sz="4" w:space="0" w:color="auto"/>
              <w:right w:val="single" w:sz="4" w:space="0" w:color="auto"/>
            </w:tcBorders>
            <w:shd w:val="clear" w:color="auto" w:fill="FFFFFF" w:themeFill="background1"/>
            <w:vAlign w:val="center"/>
          </w:tcPr>
          <w:p w14:paraId="331D8EBB" w14:textId="77777777" w:rsidR="005E7342" w:rsidRPr="00FF3018"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Source of Comment</w:t>
            </w:r>
          </w:p>
        </w:tc>
        <w:tc>
          <w:tcPr>
            <w:tcW w:w="1530" w:type="dxa"/>
            <w:tcBorders>
              <w:top w:val="nil"/>
              <w:left w:val="nil"/>
              <w:bottom w:val="single" w:sz="4" w:space="0" w:color="auto"/>
              <w:right w:val="single" w:sz="4" w:space="0" w:color="auto"/>
            </w:tcBorders>
            <w:shd w:val="clear" w:color="auto" w:fill="FFFFFF" w:themeFill="background1"/>
            <w:vAlign w:val="center"/>
          </w:tcPr>
          <w:p w14:paraId="0FF96059"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N/A</w:t>
            </w:r>
          </w:p>
        </w:tc>
        <w:tc>
          <w:tcPr>
            <w:tcW w:w="720" w:type="dxa"/>
            <w:tcBorders>
              <w:top w:val="nil"/>
              <w:left w:val="nil"/>
              <w:bottom w:val="single" w:sz="4" w:space="0" w:color="auto"/>
              <w:right w:val="single" w:sz="4" w:space="0" w:color="auto"/>
            </w:tcBorders>
            <w:shd w:val="clear" w:color="auto" w:fill="FFFFFF" w:themeFill="background1"/>
            <w:vAlign w:val="center"/>
          </w:tcPr>
          <w:p w14:paraId="6CF1E396"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8</w:t>
            </w:r>
          </w:p>
        </w:tc>
        <w:tc>
          <w:tcPr>
            <w:tcW w:w="540" w:type="dxa"/>
            <w:tcBorders>
              <w:top w:val="nil"/>
              <w:left w:val="nil"/>
              <w:bottom w:val="single" w:sz="4" w:space="0" w:color="auto"/>
              <w:right w:val="single" w:sz="4" w:space="0" w:color="auto"/>
            </w:tcBorders>
            <w:shd w:val="clear" w:color="auto" w:fill="FFFFFF" w:themeFill="background1"/>
            <w:vAlign w:val="center"/>
          </w:tcPr>
          <w:p w14:paraId="16B4E69C"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880" w:type="dxa"/>
            <w:tcBorders>
              <w:top w:val="nil"/>
              <w:left w:val="nil"/>
              <w:bottom w:val="single" w:sz="4" w:space="0" w:color="auto"/>
              <w:right w:val="single" w:sz="4" w:space="0" w:color="auto"/>
            </w:tcBorders>
            <w:shd w:val="clear" w:color="auto" w:fill="FFFFFF" w:themeFill="background1"/>
            <w:vAlign w:val="center"/>
          </w:tcPr>
          <w:p w14:paraId="34FF9E8D" w14:textId="77777777" w:rsidR="005E7342" w:rsidRPr="00FF3018"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O</w:t>
            </w:r>
          </w:p>
        </w:tc>
        <w:tc>
          <w:tcPr>
            <w:tcW w:w="4140" w:type="dxa"/>
            <w:tcBorders>
              <w:top w:val="nil"/>
              <w:left w:val="nil"/>
              <w:bottom w:val="single" w:sz="4" w:space="0" w:color="auto"/>
              <w:right w:val="double" w:sz="6" w:space="0" w:color="auto"/>
            </w:tcBorders>
            <w:shd w:val="clear" w:color="auto" w:fill="FFFFFF" w:themeFill="background1"/>
            <w:vAlign w:val="center"/>
          </w:tcPr>
          <w:p w14:paraId="4D7263AF" w14:textId="77777777" w:rsidR="005E7342" w:rsidRDefault="005E7342" w:rsidP="00910EC1">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105</w:t>
            </w:r>
            <w:r w:rsidRPr="005109FE">
              <w:rPr>
                <w:rFonts w:ascii="Arial" w:eastAsia="Times New Roman" w:hAnsi="Arial" w:cs="Arial"/>
                <w:sz w:val="16"/>
                <w:szCs w:val="16"/>
              </w:rPr>
              <w:t xml:space="preserve"> </w:t>
            </w:r>
            <w:r>
              <w:rPr>
                <w:rFonts w:ascii="Arial" w:eastAsia="Times New Roman" w:hAnsi="Arial" w:cs="Arial"/>
                <w:sz w:val="16"/>
                <w:szCs w:val="16"/>
              </w:rPr>
              <w:t>–</w:t>
            </w:r>
            <w:r w:rsidRPr="005109FE">
              <w:rPr>
                <w:rFonts w:ascii="Arial" w:eastAsia="Times New Roman" w:hAnsi="Arial" w:cs="Arial"/>
                <w:sz w:val="16"/>
                <w:szCs w:val="16"/>
              </w:rPr>
              <w:t xml:space="preserve"> </w:t>
            </w:r>
            <w:r>
              <w:rPr>
                <w:rFonts w:ascii="Arial" w:eastAsia="Times New Roman" w:hAnsi="Arial" w:cs="Arial"/>
                <w:sz w:val="16"/>
                <w:szCs w:val="16"/>
              </w:rPr>
              <w:t>Source of Comment</w:t>
            </w:r>
          </w:p>
          <w:p w14:paraId="38670FF5" w14:textId="77777777" w:rsidR="005E7342" w:rsidRDefault="005E7342" w:rsidP="00910EC1">
            <w:pPr>
              <w:spacing w:after="0" w:line="240" w:lineRule="auto"/>
              <w:rPr>
                <w:rStyle w:val="Hyperlink"/>
                <w:rFonts w:ascii="Arial" w:eastAsia="Times New Roman" w:hAnsi="Arial" w:cs="Arial"/>
                <w:sz w:val="16"/>
                <w:szCs w:val="16"/>
              </w:rPr>
            </w:pPr>
            <w:r>
              <w:rPr>
                <w:rFonts w:ascii="Arial" w:eastAsia="Times New Roman" w:hAnsi="Arial" w:cs="Arial"/>
                <w:sz w:val="16"/>
                <w:szCs w:val="16"/>
              </w:rPr>
              <w:t xml:space="preserve">See </w:t>
            </w:r>
            <w:hyperlink r:id="rId23" w:history="1">
              <w:r w:rsidRPr="004F5D8A">
                <w:rPr>
                  <w:rStyle w:val="Hyperlink"/>
                  <w:rFonts w:ascii="Arial" w:eastAsia="Times New Roman" w:hAnsi="Arial" w:cs="Arial"/>
                  <w:sz w:val="16"/>
                  <w:szCs w:val="16"/>
                </w:rPr>
                <w:t>http://www.hl7.eu/refactored/tab0105.html</w:t>
              </w:r>
            </w:hyperlink>
          </w:p>
          <w:p w14:paraId="64DC0C9C" w14:textId="77777777" w:rsidR="005E7342" w:rsidRPr="00FF3018"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O = Other System</w:t>
            </w:r>
          </w:p>
        </w:tc>
      </w:tr>
      <w:tr w:rsidR="005E7342" w:rsidRPr="001618D6" w14:paraId="70B99735" w14:textId="77777777" w:rsidTr="00910EC1">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71C06EAC"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3</w:t>
            </w:r>
          </w:p>
        </w:tc>
        <w:tc>
          <w:tcPr>
            <w:tcW w:w="743" w:type="dxa"/>
            <w:tcBorders>
              <w:top w:val="nil"/>
              <w:left w:val="nil"/>
              <w:bottom w:val="single" w:sz="4" w:space="0" w:color="auto"/>
              <w:right w:val="single" w:sz="4" w:space="0" w:color="auto"/>
            </w:tcBorders>
            <w:shd w:val="clear" w:color="auto" w:fill="FFFFFF" w:themeFill="background1"/>
            <w:vAlign w:val="center"/>
          </w:tcPr>
          <w:p w14:paraId="7E62B68A" w14:textId="77777777" w:rsidR="005E7342" w:rsidRPr="00FF3018" w:rsidRDefault="005E7342" w:rsidP="00910EC1">
            <w:pPr>
              <w:spacing w:after="0" w:line="240" w:lineRule="auto"/>
              <w:jc w:val="center"/>
              <w:rPr>
                <w:rFonts w:ascii="Arial" w:eastAsia="Times New Roman" w:hAnsi="Arial" w:cs="Arial"/>
                <w:sz w:val="16"/>
                <w:szCs w:val="16"/>
              </w:rPr>
            </w:pPr>
          </w:p>
        </w:tc>
        <w:tc>
          <w:tcPr>
            <w:tcW w:w="2700" w:type="dxa"/>
            <w:tcBorders>
              <w:top w:val="nil"/>
              <w:left w:val="nil"/>
              <w:bottom w:val="single" w:sz="4" w:space="0" w:color="auto"/>
              <w:right w:val="single" w:sz="4" w:space="0" w:color="auto"/>
            </w:tcBorders>
            <w:shd w:val="clear" w:color="auto" w:fill="FFFFFF" w:themeFill="background1"/>
            <w:vAlign w:val="center"/>
          </w:tcPr>
          <w:p w14:paraId="2C01C84A" w14:textId="77777777" w:rsidR="005E7342" w:rsidRPr="00FF3018"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Comment</w:t>
            </w:r>
          </w:p>
        </w:tc>
        <w:tc>
          <w:tcPr>
            <w:tcW w:w="1530" w:type="dxa"/>
            <w:tcBorders>
              <w:top w:val="nil"/>
              <w:left w:val="nil"/>
              <w:bottom w:val="single" w:sz="4" w:space="0" w:color="auto"/>
              <w:right w:val="single" w:sz="4" w:space="0" w:color="auto"/>
            </w:tcBorders>
            <w:shd w:val="clear" w:color="auto" w:fill="FFFFFF" w:themeFill="background1"/>
            <w:vAlign w:val="center"/>
          </w:tcPr>
          <w:p w14:paraId="5B6D97F9"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N/A</w:t>
            </w:r>
          </w:p>
        </w:tc>
        <w:tc>
          <w:tcPr>
            <w:tcW w:w="720" w:type="dxa"/>
            <w:tcBorders>
              <w:top w:val="nil"/>
              <w:left w:val="nil"/>
              <w:bottom w:val="single" w:sz="4" w:space="0" w:color="auto"/>
              <w:right w:val="single" w:sz="4" w:space="0" w:color="auto"/>
            </w:tcBorders>
            <w:shd w:val="clear" w:color="auto" w:fill="FFFFFF" w:themeFill="background1"/>
            <w:vAlign w:val="center"/>
          </w:tcPr>
          <w:p w14:paraId="166C042D"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65536</w:t>
            </w:r>
          </w:p>
        </w:tc>
        <w:tc>
          <w:tcPr>
            <w:tcW w:w="540" w:type="dxa"/>
            <w:tcBorders>
              <w:top w:val="nil"/>
              <w:left w:val="nil"/>
              <w:bottom w:val="single" w:sz="4" w:space="0" w:color="auto"/>
              <w:right w:val="single" w:sz="4" w:space="0" w:color="auto"/>
            </w:tcBorders>
            <w:shd w:val="clear" w:color="auto" w:fill="FFFFFF" w:themeFill="background1"/>
            <w:vAlign w:val="center"/>
          </w:tcPr>
          <w:p w14:paraId="48E8E839"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880" w:type="dxa"/>
            <w:tcBorders>
              <w:top w:val="nil"/>
              <w:left w:val="nil"/>
              <w:bottom w:val="single" w:sz="4" w:space="0" w:color="auto"/>
              <w:right w:val="single" w:sz="4" w:space="0" w:color="auto"/>
            </w:tcBorders>
            <w:shd w:val="clear" w:color="auto" w:fill="FFFFFF" w:themeFill="background1"/>
            <w:vAlign w:val="center"/>
          </w:tcPr>
          <w:p w14:paraId="2A219D30" w14:textId="77777777" w:rsidR="005E7342" w:rsidRPr="00FF3018" w:rsidRDefault="005E7342" w:rsidP="00910EC1">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FFFFFF" w:themeFill="background1"/>
            <w:vAlign w:val="center"/>
          </w:tcPr>
          <w:p w14:paraId="6698030A" w14:textId="77777777" w:rsidR="005E7342" w:rsidRPr="00FF3018" w:rsidRDefault="005E7342" w:rsidP="00910EC1">
            <w:pPr>
              <w:spacing w:after="0" w:line="240" w:lineRule="auto"/>
              <w:rPr>
                <w:rFonts w:ascii="Arial" w:eastAsia="Times New Roman" w:hAnsi="Arial" w:cs="Arial"/>
                <w:sz w:val="16"/>
                <w:szCs w:val="16"/>
              </w:rPr>
            </w:pPr>
          </w:p>
        </w:tc>
      </w:tr>
      <w:tr w:rsidR="005E7342" w:rsidRPr="00C37E04" w14:paraId="70C33058" w14:textId="77777777" w:rsidTr="00910EC1">
        <w:trPr>
          <w:trHeight w:val="255"/>
        </w:trPr>
        <w:tc>
          <w:tcPr>
            <w:tcW w:w="679" w:type="dxa"/>
            <w:tcBorders>
              <w:top w:val="nil"/>
              <w:left w:val="double" w:sz="6" w:space="0" w:color="auto"/>
              <w:bottom w:val="single" w:sz="4" w:space="0" w:color="auto"/>
              <w:right w:val="single" w:sz="4" w:space="0" w:color="auto"/>
            </w:tcBorders>
            <w:shd w:val="clear" w:color="auto" w:fill="FFFFFF" w:themeFill="background1"/>
            <w:vAlign w:val="center"/>
          </w:tcPr>
          <w:p w14:paraId="1AEAC0C5"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4</w:t>
            </w:r>
          </w:p>
        </w:tc>
        <w:tc>
          <w:tcPr>
            <w:tcW w:w="743" w:type="dxa"/>
            <w:tcBorders>
              <w:top w:val="nil"/>
              <w:left w:val="nil"/>
              <w:bottom w:val="single" w:sz="4" w:space="0" w:color="auto"/>
              <w:right w:val="single" w:sz="4" w:space="0" w:color="auto"/>
            </w:tcBorders>
            <w:shd w:val="clear" w:color="auto" w:fill="FFFFFF" w:themeFill="background1"/>
            <w:vAlign w:val="center"/>
          </w:tcPr>
          <w:p w14:paraId="3AF20A6D" w14:textId="77777777" w:rsidR="005E7342" w:rsidRPr="00FF3018" w:rsidRDefault="005E7342" w:rsidP="00910EC1">
            <w:pPr>
              <w:spacing w:after="0" w:line="240" w:lineRule="auto"/>
              <w:jc w:val="center"/>
              <w:rPr>
                <w:rFonts w:ascii="Arial" w:eastAsia="Times New Roman" w:hAnsi="Arial" w:cs="Arial"/>
                <w:sz w:val="16"/>
                <w:szCs w:val="16"/>
              </w:rPr>
            </w:pPr>
          </w:p>
        </w:tc>
        <w:tc>
          <w:tcPr>
            <w:tcW w:w="2700" w:type="dxa"/>
            <w:tcBorders>
              <w:top w:val="nil"/>
              <w:left w:val="nil"/>
              <w:bottom w:val="single" w:sz="4" w:space="0" w:color="auto"/>
              <w:right w:val="single" w:sz="4" w:space="0" w:color="auto"/>
            </w:tcBorders>
            <w:shd w:val="clear" w:color="auto" w:fill="FFFFFF" w:themeFill="background1"/>
            <w:vAlign w:val="center"/>
          </w:tcPr>
          <w:p w14:paraId="7286CEA9" w14:textId="77777777" w:rsidR="005E7342" w:rsidRPr="00FF3018"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Comment Type</w:t>
            </w:r>
          </w:p>
        </w:tc>
        <w:tc>
          <w:tcPr>
            <w:tcW w:w="1530" w:type="dxa"/>
            <w:tcBorders>
              <w:top w:val="nil"/>
              <w:left w:val="nil"/>
              <w:bottom w:val="single" w:sz="4" w:space="0" w:color="auto"/>
              <w:right w:val="single" w:sz="4" w:space="0" w:color="auto"/>
            </w:tcBorders>
            <w:shd w:val="clear" w:color="auto" w:fill="FFFFFF" w:themeFill="background1"/>
            <w:vAlign w:val="center"/>
          </w:tcPr>
          <w:p w14:paraId="38B32C25"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N/A</w:t>
            </w:r>
          </w:p>
        </w:tc>
        <w:tc>
          <w:tcPr>
            <w:tcW w:w="720" w:type="dxa"/>
            <w:tcBorders>
              <w:top w:val="nil"/>
              <w:left w:val="nil"/>
              <w:bottom w:val="single" w:sz="4" w:space="0" w:color="auto"/>
              <w:right w:val="single" w:sz="4" w:space="0" w:color="auto"/>
            </w:tcBorders>
            <w:shd w:val="clear" w:color="auto" w:fill="FFFFFF" w:themeFill="background1"/>
            <w:vAlign w:val="center"/>
          </w:tcPr>
          <w:p w14:paraId="4CB15FEE"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15</w:t>
            </w:r>
          </w:p>
        </w:tc>
        <w:tc>
          <w:tcPr>
            <w:tcW w:w="540" w:type="dxa"/>
            <w:tcBorders>
              <w:top w:val="nil"/>
              <w:left w:val="nil"/>
              <w:bottom w:val="single" w:sz="4" w:space="0" w:color="auto"/>
              <w:right w:val="single" w:sz="4" w:space="0" w:color="auto"/>
            </w:tcBorders>
            <w:shd w:val="clear" w:color="auto" w:fill="FFFFFF" w:themeFill="background1"/>
            <w:vAlign w:val="center"/>
          </w:tcPr>
          <w:p w14:paraId="4BBA1B28" w14:textId="77777777" w:rsidR="005E7342" w:rsidRPr="00FF3018" w:rsidRDefault="005E7342" w:rsidP="00910EC1">
            <w:pPr>
              <w:spacing w:after="0" w:line="240" w:lineRule="auto"/>
              <w:jc w:val="center"/>
              <w:rPr>
                <w:rFonts w:ascii="Arial" w:eastAsia="Times New Roman" w:hAnsi="Arial" w:cs="Arial"/>
                <w:sz w:val="16"/>
                <w:szCs w:val="16"/>
              </w:rPr>
            </w:pPr>
            <w:r>
              <w:rPr>
                <w:rFonts w:ascii="Arial" w:eastAsia="Times New Roman" w:hAnsi="Arial" w:cs="Arial"/>
                <w:sz w:val="16"/>
                <w:szCs w:val="16"/>
              </w:rPr>
              <w:t>O</w:t>
            </w:r>
          </w:p>
        </w:tc>
        <w:tc>
          <w:tcPr>
            <w:tcW w:w="2880" w:type="dxa"/>
            <w:tcBorders>
              <w:top w:val="nil"/>
              <w:left w:val="nil"/>
              <w:bottom w:val="single" w:sz="4" w:space="0" w:color="auto"/>
              <w:right w:val="single" w:sz="4" w:space="0" w:color="auto"/>
            </w:tcBorders>
            <w:shd w:val="clear" w:color="auto" w:fill="FFFFFF" w:themeFill="background1"/>
            <w:vAlign w:val="center"/>
          </w:tcPr>
          <w:p w14:paraId="3DB0A460" w14:textId="77777777" w:rsidR="005E7342" w:rsidRPr="00FF3018" w:rsidRDefault="005E7342" w:rsidP="00910EC1">
            <w:pPr>
              <w:spacing w:after="0" w:line="240" w:lineRule="auto"/>
              <w:rPr>
                <w:rFonts w:ascii="Arial" w:eastAsia="Times New Roman" w:hAnsi="Arial" w:cs="Arial"/>
                <w:sz w:val="16"/>
                <w:szCs w:val="16"/>
              </w:rPr>
            </w:pPr>
          </w:p>
        </w:tc>
        <w:tc>
          <w:tcPr>
            <w:tcW w:w="4140" w:type="dxa"/>
            <w:tcBorders>
              <w:top w:val="nil"/>
              <w:left w:val="nil"/>
              <w:bottom w:val="single" w:sz="4" w:space="0" w:color="auto"/>
              <w:right w:val="double" w:sz="6" w:space="0" w:color="auto"/>
            </w:tcBorders>
            <w:shd w:val="clear" w:color="auto" w:fill="FFFFFF" w:themeFill="background1"/>
            <w:vAlign w:val="center"/>
          </w:tcPr>
          <w:p w14:paraId="3C9EBE5B" w14:textId="77777777" w:rsidR="005E7342" w:rsidRDefault="005E7342" w:rsidP="00910EC1">
            <w:pPr>
              <w:spacing w:after="0" w:line="240" w:lineRule="auto"/>
              <w:rPr>
                <w:rFonts w:ascii="Arial" w:eastAsia="Times New Roman" w:hAnsi="Arial" w:cs="Arial"/>
                <w:sz w:val="16"/>
                <w:szCs w:val="16"/>
              </w:rPr>
            </w:pPr>
            <w:r w:rsidRPr="005109FE">
              <w:rPr>
                <w:rFonts w:ascii="Arial" w:eastAsia="Times New Roman" w:hAnsi="Arial" w:cs="Arial"/>
                <w:sz w:val="16"/>
                <w:szCs w:val="16"/>
              </w:rPr>
              <w:t>HL7 Table 0</w:t>
            </w:r>
            <w:r>
              <w:rPr>
                <w:rFonts w:ascii="Arial" w:eastAsia="Times New Roman" w:hAnsi="Arial" w:cs="Arial"/>
                <w:sz w:val="16"/>
                <w:szCs w:val="16"/>
              </w:rPr>
              <w:t>364</w:t>
            </w:r>
            <w:r w:rsidRPr="005109FE">
              <w:rPr>
                <w:rFonts w:ascii="Arial" w:eastAsia="Times New Roman" w:hAnsi="Arial" w:cs="Arial"/>
                <w:sz w:val="16"/>
                <w:szCs w:val="16"/>
              </w:rPr>
              <w:t xml:space="preserve"> </w:t>
            </w:r>
            <w:r>
              <w:rPr>
                <w:rFonts w:ascii="Arial" w:eastAsia="Times New Roman" w:hAnsi="Arial" w:cs="Arial"/>
                <w:sz w:val="16"/>
                <w:szCs w:val="16"/>
              </w:rPr>
              <w:t>– Comment Type</w:t>
            </w:r>
          </w:p>
          <w:p w14:paraId="30F98DD7" w14:textId="77777777" w:rsidR="005E7342" w:rsidRPr="00FF3018" w:rsidRDefault="005E7342" w:rsidP="00910EC1">
            <w:pPr>
              <w:spacing w:after="0" w:line="240" w:lineRule="auto"/>
              <w:rPr>
                <w:rFonts w:ascii="Arial" w:eastAsia="Times New Roman" w:hAnsi="Arial" w:cs="Arial"/>
                <w:sz w:val="16"/>
                <w:szCs w:val="16"/>
              </w:rPr>
            </w:pPr>
            <w:r>
              <w:rPr>
                <w:rFonts w:ascii="Arial" w:eastAsia="Times New Roman" w:hAnsi="Arial" w:cs="Arial"/>
                <w:sz w:val="16"/>
                <w:szCs w:val="16"/>
              </w:rPr>
              <w:t xml:space="preserve">See </w:t>
            </w:r>
            <w:hyperlink r:id="rId24" w:history="1">
              <w:r w:rsidRPr="004F5D8A">
                <w:rPr>
                  <w:rStyle w:val="Hyperlink"/>
                  <w:rFonts w:ascii="Arial" w:eastAsia="Times New Roman" w:hAnsi="Arial" w:cs="Arial"/>
                  <w:sz w:val="16"/>
                  <w:szCs w:val="16"/>
                </w:rPr>
                <w:t>http://www.hl7.eu/refactored/tab0364.html</w:t>
              </w:r>
            </w:hyperlink>
          </w:p>
        </w:tc>
      </w:tr>
    </w:tbl>
    <w:p w14:paraId="0B228580" w14:textId="77777777" w:rsidR="005E7342" w:rsidRDefault="005E7342" w:rsidP="005E7342"/>
    <w:p w14:paraId="2660D029" w14:textId="77777777" w:rsidR="00230263" w:rsidRDefault="00230263">
      <w:r>
        <w:br w:type="page"/>
      </w:r>
    </w:p>
    <w:p w14:paraId="1DB929CE" w14:textId="48960B03" w:rsidR="0011295C" w:rsidRDefault="0011295C" w:rsidP="00230263"/>
    <w:p w14:paraId="093B0711" w14:textId="77777777" w:rsidR="0011295C" w:rsidRDefault="0011295C" w:rsidP="0011295C">
      <w:pPr>
        <w:pStyle w:val="Heading1"/>
      </w:pPr>
      <w:bookmarkStart w:id="302" w:name="_Toc1651469"/>
      <w:bookmarkStart w:id="303" w:name="_Toc20760732"/>
      <w:r>
        <w:t>Action Item / Issue Log</w:t>
      </w:r>
      <w:bookmarkEnd w:id="302"/>
      <w:bookmarkEnd w:id="303"/>
    </w:p>
    <w:p w14:paraId="388ABBF7" w14:textId="77777777" w:rsidR="0011295C" w:rsidRDefault="0011295C" w:rsidP="0011295C"/>
    <w:tbl>
      <w:tblPr>
        <w:tblW w:w="14652" w:type="dxa"/>
        <w:tblInd w:w="-23" w:type="dxa"/>
        <w:tblLayout w:type="fixed"/>
        <w:tblLook w:val="04A0" w:firstRow="1" w:lastRow="0" w:firstColumn="1" w:lastColumn="0" w:noHBand="0" w:noVBand="1"/>
      </w:tblPr>
      <w:tblGrid>
        <w:gridCol w:w="1242"/>
        <w:gridCol w:w="1350"/>
        <w:gridCol w:w="1080"/>
        <w:gridCol w:w="1800"/>
        <w:gridCol w:w="5130"/>
        <w:gridCol w:w="4050"/>
      </w:tblGrid>
      <w:tr w:rsidR="0011295C" w:rsidRPr="00A306B6" w14:paraId="1F5AE31E" w14:textId="77777777" w:rsidTr="009856FB">
        <w:trPr>
          <w:trHeight w:val="402"/>
          <w:tblHeader/>
        </w:trPr>
        <w:tc>
          <w:tcPr>
            <w:tcW w:w="1242" w:type="dxa"/>
            <w:tcBorders>
              <w:top w:val="double" w:sz="6" w:space="0" w:color="auto"/>
              <w:left w:val="double" w:sz="6" w:space="0" w:color="auto"/>
              <w:bottom w:val="single" w:sz="4" w:space="0" w:color="auto"/>
              <w:right w:val="single" w:sz="4" w:space="0" w:color="auto"/>
            </w:tcBorders>
            <w:shd w:val="clear" w:color="000000" w:fill="99CCFF"/>
            <w:vAlign w:val="center"/>
          </w:tcPr>
          <w:p w14:paraId="3D59D3B0" w14:textId="77777777" w:rsidR="0011295C" w:rsidRDefault="0011295C" w:rsidP="009856FB">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Date</w:t>
            </w:r>
          </w:p>
          <w:p w14:paraId="3A1AE26D" w14:textId="77777777" w:rsidR="0011295C" w:rsidRDefault="0011295C" w:rsidP="009856FB">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Opened</w:t>
            </w:r>
          </w:p>
        </w:tc>
        <w:tc>
          <w:tcPr>
            <w:tcW w:w="1350" w:type="dxa"/>
            <w:tcBorders>
              <w:top w:val="double" w:sz="6" w:space="0" w:color="auto"/>
              <w:left w:val="double" w:sz="6" w:space="0" w:color="auto"/>
              <w:bottom w:val="single" w:sz="4" w:space="0" w:color="auto"/>
              <w:right w:val="double" w:sz="6" w:space="0" w:color="auto"/>
            </w:tcBorders>
            <w:shd w:val="clear" w:color="000000" w:fill="99CCFF"/>
          </w:tcPr>
          <w:p w14:paraId="346D411F" w14:textId="77777777" w:rsidR="0011295C" w:rsidRDefault="0011295C" w:rsidP="009856FB">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Last</w:t>
            </w:r>
          </w:p>
          <w:p w14:paraId="5E680DB7" w14:textId="77777777" w:rsidR="0011295C" w:rsidRDefault="0011295C" w:rsidP="009856FB">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Updated</w:t>
            </w:r>
          </w:p>
        </w:tc>
        <w:tc>
          <w:tcPr>
            <w:tcW w:w="1080" w:type="dxa"/>
            <w:tcBorders>
              <w:top w:val="double" w:sz="6" w:space="0" w:color="auto"/>
              <w:left w:val="double" w:sz="6" w:space="0" w:color="auto"/>
              <w:bottom w:val="single" w:sz="4" w:space="0" w:color="auto"/>
              <w:right w:val="double" w:sz="6" w:space="0" w:color="auto"/>
            </w:tcBorders>
            <w:shd w:val="clear" w:color="000000" w:fill="99CCFF"/>
            <w:vAlign w:val="center"/>
          </w:tcPr>
          <w:p w14:paraId="58E2FBF2" w14:textId="77777777" w:rsidR="0011295C" w:rsidRDefault="0011295C" w:rsidP="009856FB">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Status</w:t>
            </w:r>
          </w:p>
        </w:tc>
        <w:tc>
          <w:tcPr>
            <w:tcW w:w="1800" w:type="dxa"/>
            <w:tcBorders>
              <w:top w:val="double" w:sz="6" w:space="0" w:color="auto"/>
              <w:left w:val="double" w:sz="6" w:space="0" w:color="auto"/>
              <w:bottom w:val="single" w:sz="4" w:space="0" w:color="auto"/>
              <w:right w:val="single" w:sz="4" w:space="0" w:color="auto"/>
            </w:tcBorders>
            <w:shd w:val="clear" w:color="000000" w:fill="99CCFF"/>
            <w:vAlign w:val="center"/>
          </w:tcPr>
          <w:p w14:paraId="16E86449" w14:textId="77777777" w:rsidR="0011295C" w:rsidRPr="00A306B6" w:rsidRDefault="0011295C" w:rsidP="009856FB">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Responsible</w:t>
            </w:r>
          </w:p>
        </w:tc>
        <w:tc>
          <w:tcPr>
            <w:tcW w:w="5130" w:type="dxa"/>
            <w:tcBorders>
              <w:top w:val="double" w:sz="6" w:space="0" w:color="auto"/>
              <w:left w:val="double" w:sz="6" w:space="0" w:color="auto"/>
              <w:bottom w:val="single" w:sz="4" w:space="0" w:color="auto"/>
              <w:right w:val="single" w:sz="4" w:space="0" w:color="auto"/>
            </w:tcBorders>
            <w:shd w:val="clear" w:color="000000" w:fill="99CCFF"/>
            <w:vAlign w:val="center"/>
            <w:hideMark/>
          </w:tcPr>
          <w:p w14:paraId="6C5BF12D" w14:textId="77777777" w:rsidR="0011295C" w:rsidRPr="00A306B6" w:rsidRDefault="0011295C" w:rsidP="009856FB">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Action Item / Issue</w:t>
            </w:r>
          </w:p>
        </w:tc>
        <w:tc>
          <w:tcPr>
            <w:tcW w:w="4050" w:type="dxa"/>
            <w:tcBorders>
              <w:top w:val="double" w:sz="6" w:space="0" w:color="auto"/>
              <w:left w:val="nil"/>
              <w:bottom w:val="single" w:sz="4" w:space="0" w:color="auto"/>
              <w:right w:val="double" w:sz="6" w:space="0" w:color="auto"/>
            </w:tcBorders>
            <w:shd w:val="clear" w:color="000000" w:fill="99CCFF"/>
            <w:vAlign w:val="center"/>
            <w:hideMark/>
          </w:tcPr>
          <w:p w14:paraId="1E402F14" w14:textId="77777777" w:rsidR="0011295C" w:rsidRPr="00A306B6" w:rsidRDefault="0011295C" w:rsidP="009856FB">
            <w:pPr>
              <w:spacing w:after="0" w:line="240" w:lineRule="auto"/>
              <w:jc w:val="center"/>
              <w:rPr>
                <w:rFonts w:ascii="Arial" w:eastAsia="Times New Roman" w:hAnsi="Arial" w:cs="Arial"/>
                <w:b/>
                <w:bCs/>
                <w:sz w:val="20"/>
                <w:szCs w:val="20"/>
              </w:rPr>
            </w:pPr>
            <w:r>
              <w:rPr>
                <w:rFonts w:ascii="Arial" w:eastAsia="Times New Roman" w:hAnsi="Arial" w:cs="Arial"/>
                <w:b/>
                <w:bCs/>
                <w:sz w:val="20"/>
                <w:szCs w:val="20"/>
              </w:rPr>
              <w:t>Resolution</w:t>
            </w:r>
          </w:p>
        </w:tc>
      </w:tr>
      <w:tr w:rsidR="0011295C" w:rsidRPr="00A306B6" w14:paraId="3309A95E" w14:textId="77777777" w:rsidTr="0011295C">
        <w:trPr>
          <w:trHeight w:val="432"/>
        </w:trPr>
        <w:tc>
          <w:tcPr>
            <w:tcW w:w="1242" w:type="dxa"/>
            <w:tcBorders>
              <w:top w:val="nil"/>
              <w:left w:val="double" w:sz="6" w:space="0" w:color="auto"/>
              <w:bottom w:val="single" w:sz="4" w:space="0" w:color="auto"/>
              <w:right w:val="single" w:sz="4" w:space="0" w:color="auto"/>
            </w:tcBorders>
            <w:shd w:val="clear" w:color="auto" w:fill="FFFFFF" w:themeFill="background1"/>
            <w:vAlign w:val="center"/>
          </w:tcPr>
          <w:p w14:paraId="7CC7A8FF" w14:textId="77777777" w:rsidR="0011295C" w:rsidRDefault="0011295C" w:rsidP="009856FB">
            <w:pPr>
              <w:spacing w:after="0" w:line="240" w:lineRule="auto"/>
              <w:jc w:val="center"/>
              <w:rPr>
                <w:rFonts w:ascii="Arial" w:eastAsia="Times New Roman" w:hAnsi="Arial" w:cs="Arial"/>
                <w:sz w:val="20"/>
                <w:szCs w:val="20"/>
              </w:rPr>
            </w:pPr>
          </w:p>
        </w:tc>
        <w:tc>
          <w:tcPr>
            <w:tcW w:w="1350" w:type="dxa"/>
            <w:tcBorders>
              <w:top w:val="nil"/>
              <w:left w:val="double" w:sz="6" w:space="0" w:color="auto"/>
              <w:bottom w:val="single" w:sz="4" w:space="0" w:color="auto"/>
              <w:right w:val="double" w:sz="6" w:space="0" w:color="auto"/>
            </w:tcBorders>
            <w:shd w:val="clear" w:color="auto" w:fill="FFFFFF" w:themeFill="background1"/>
            <w:vAlign w:val="center"/>
          </w:tcPr>
          <w:p w14:paraId="12AB3A32" w14:textId="77777777" w:rsidR="0011295C" w:rsidRDefault="0011295C" w:rsidP="009856FB">
            <w:pPr>
              <w:spacing w:after="0" w:line="240" w:lineRule="auto"/>
              <w:jc w:val="center"/>
              <w:rPr>
                <w:rFonts w:ascii="Arial" w:eastAsia="Times New Roman" w:hAnsi="Arial" w:cs="Arial"/>
                <w:sz w:val="20"/>
                <w:szCs w:val="20"/>
              </w:rPr>
            </w:pPr>
          </w:p>
        </w:tc>
        <w:tc>
          <w:tcPr>
            <w:tcW w:w="1080" w:type="dxa"/>
            <w:tcBorders>
              <w:top w:val="nil"/>
              <w:left w:val="double" w:sz="6" w:space="0" w:color="auto"/>
              <w:bottom w:val="single" w:sz="4" w:space="0" w:color="auto"/>
              <w:right w:val="double" w:sz="6" w:space="0" w:color="auto"/>
            </w:tcBorders>
            <w:shd w:val="clear" w:color="auto" w:fill="FFFFFF" w:themeFill="background1"/>
            <w:vAlign w:val="center"/>
          </w:tcPr>
          <w:p w14:paraId="4DE457DF" w14:textId="77777777" w:rsidR="0011295C" w:rsidRDefault="0011295C" w:rsidP="009856FB">
            <w:pPr>
              <w:spacing w:after="0" w:line="240" w:lineRule="auto"/>
              <w:jc w:val="center"/>
              <w:rPr>
                <w:rFonts w:ascii="Arial" w:eastAsia="Times New Roman" w:hAnsi="Arial" w:cs="Arial"/>
                <w:sz w:val="20"/>
                <w:szCs w:val="20"/>
              </w:rPr>
            </w:pPr>
          </w:p>
        </w:tc>
        <w:tc>
          <w:tcPr>
            <w:tcW w:w="1800" w:type="dxa"/>
            <w:tcBorders>
              <w:top w:val="nil"/>
              <w:left w:val="double" w:sz="6" w:space="0" w:color="auto"/>
              <w:bottom w:val="single" w:sz="4" w:space="0" w:color="auto"/>
              <w:right w:val="single" w:sz="4" w:space="0" w:color="auto"/>
            </w:tcBorders>
            <w:shd w:val="clear" w:color="auto" w:fill="FFFFFF" w:themeFill="background1"/>
            <w:vAlign w:val="center"/>
          </w:tcPr>
          <w:p w14:paraId="4C0BD955" w14:textId="77777777" w:rsidR="0011295C" w:rsidRDefault="0011295C" w:rsidP="009856FB">
            <w:pPr>
              <w:spacing w:after="0" w:line="240" w:lineRule="auto"/>
              <w:jc w:val="center"/>
              <w:rPr>
                <w:rFonts w:ascii="Arial" w:eastAsia="Times New Roman" w:hAnsi="Arial" w:cs="Arial"/>
                <w:sz w:val="20"/>
                <w:szCs w:val="20"/>
              </w:rPr>
            </w:pPr>
          </w:p>
        </w:tc>
        <w:tc>
          <w:tcPr>
            <w:tcW w:w="5130" w:type="dxa"/>
            <w:tcBorders>
              <w:top w:val="nil"/>
              <w:left w:val="double" w:sz="6" w:space="0" w:color="auto"/>
              <w:bottom w:val="single" w:sz="4" w:space="0" w:color="auto"/>
              <w:right w:val="single" w:sz="4" w:space="0" w:color="auto"/>
            </w:tcBorders>
            <w:shd w:val="clear" w:color="auto" w:fill="FFFFFF" w:themeFill="background1"/>
            <w:vAlign w:val="center"/>
          </w:tcPr>
          <w:p w14:paraId="7D9D6B1D" w14:textId="77777777" w:rsidR="0011295C" w:rsidRPr="00A306B6" w:rsidRDefault="0011295C" w:rsidP="009856FB">
            <w:pPr>
              <w:spacing w:after="0" w:line="240" w:lineRule="auto"/>
              <w:rPr>
                <w:rFonts w:ascii="Arial" w:eastAsia="Times New Roman" w:hAnsi="Arial" w:cs="Arial"/>
                <w:sz w:val="20"/>
                <w:szCs w:val="20"/>
              </w:rPr>
            </w:pPr>
          </w:p>
        </w:tc>
        <w:tc>
          <w:tcPr>
            <w:tcW w:w="4050" w:type="dxa"/>
            <w:tcBorders>
              <w:top w:val="nil"/>
              <w:left w:val="nil"/>
              <w:bottom w:val="single" w:sz="4" w:space="0" w:color="auto"/>
              <w:right w:val="double" w:sz="6" w:space="0" w:color="auto"/>
            </w:tcBorders>
            <w:shd w:val="clear" w:color="auto" w:fill="FFFFFF" w:themeFill="background1"/>
            <w:vAlign w:val="center"/>
          </w:tcPr>
          <w:p w14:paraId="1B23448E" w14:textId="77777777" w:rsidR="0011295C" w:rsidRPr="00A306B6" w:rsidRDefault="0011295C" w:rsidP="009856FB">
            <w:pPr>
              <w:spacing w:after="0" w:line="240" w:lineRule="auto"/>
              <w:rPr>
                <w:rFonts w:ascii="Arial" w:eastAsia="Times New Roman" w:hAnsi="Arial" w:cs="Arial"/>
                <w:sz w:val="20"/>
                <w:szCs w:val="20"/>
              </w:rPr>
            </w:pPr>
          </w:p>
        </w:tc>
      </w:tr>
      <w:tr w:rsidR="0011295C" w:rsidRPr="00A306B6" w14:paraId="44608D74" w14:textId="77777777" w:rsidTr="0011295C">
        <w:trPr>
          <w:trHeight w:val="432"/>
        </w:trPr>
        <w:tc>
          <w:tcPr>
            <w:tcW w:w="1242" w:type="dxa"/>
            <w:tcBorders>
              <w:top w:val="nil"/>
              <w:left w:val="double" w:sz="6" w:space="0" w:color="auto"/>
              <w:bottom w:val="single" w:sz="4" w:space="0" w:color="auto"/>
              <w:right w:val="single" w:sz="4" w:space="0" w:color="auto"/>
            </w:tcBorders>
            <w:shd w:val="clear" w:color="auto" w:fill="FFFFFF" w:themeFill="background1"/>
            <w:vAlign w:val="center"/>
          </w:tcPr>
          <w:p w14:paraId="14B35451" w14:textId="77777777" w:rsidR="0011295C" w:rsidRDefault="0011295C" w:rsidP="009856FB">
            <w:pPr>
              <w:spacing w:after="0" w:line="240" w:lineRule="auto"/>
              <w:jc w:val="center"/>
              <w:rPr>
                <w:rFonts w:ascii="Arial" w:eastAsia="Times New Roman" w:hAnsi="Arial" w:cs="Arial"/>
                <w:sz w:val="20"/>
                <w:szCs w:val="20"/>
              </w:rPr>
            </w:pPr>
          </w:p>
        </w:tc>
        <w:tc>
          <w:tcPr>
            <w:tcW w:w="1350" w:type="dxa"/>
            <w:tcBorders>
              <w:top w:val="nil"/>
              <w:left w:val="double" w:sz="6" w:space="0" w:color="auto"/>
              <w:bottom w:val="single" w:sz="4" w:space="0" w:color="auto"/>
              <w:right w:val="double" w:sz="6" w:space="0" w:color="auto"/>
            </w:tcBorders>
            <w:shd w:val="clear" w:color="auto" w:fill="FFFFFF" w:themeFill="background1"/>
            <w:vAlign w:val="center"/>
          </w:tcPr>
          <w:p w14:paraId="3EB660BF" w14:textId="77777777" w:rsidR="0011295C" w:rsidRDefault="0011295C" w:rsidP="009856FB">
            <w:pPr>
              <w:spacing w:after="0" w:line="240" w:lineRule="auto"/>
              <w:jc w:val="center"/>
              <w:rPr>
                <w:rFonts w:ascii="Arial" w:eastAsia="Times New Roman" w:hAnsi="Arial" w:cs="Arial"/>
                <w:sz w:val="20"/>
                <w:szCs w:val="20"/>
              </w:rPr>
            </w:pPr>
          </w:p>
        </w:tc>
        <w:tc>
          <w:tcPr>
            <w:tcW w:w="1080" w:type="dxa"/>
            <w:tcBorders>
              <w:top w:val="nil"/>
              <w:left w:val="double" w:sz="6" w:space="0" w:color="auto"/>
              <w:bottom w:val="single" w:sz="4" w:space="0" w:color="auto"/>
              <w:right w:val="double" w:sz="6" w:space="0" w:color="auto"/>
            </w:tcBorders>
            <w:shd w:val="clear" w:color="auto" w:fill="FFFFFF" w:themeFill="background1"/>
            <w:vAlign w:val="center"/>
          </w:tcPr>
          <w:p w14:paraId="75AA5780" w14:textId="77777777" w:rsidR="0011295C" w:rsidRDefault="0011295C" w:rsidP="009856FB">
            <w:pPr>
              <w:spacing w:after="0" w:line="240" w:lineRule="auto"/>
              <w:jc w:val="center"/>
              <w:rPr>
                <w:rFonts w:ascii="Arial" w:eastAsia="Times New Roman" w:hAnsi="Arial" w:cs="Arial"/>
                <w:sz w:val="20"/>
                <w:szCs w:val="20"/>
              </w:rPr>
            </w:pPr>
          </w:p>
        </w:tc>
        <w:tc>
          <w:tcPr>
            <w:tcW w:w="1800" w:type="dxa"/>
            <w:tcBorders>
              <w:top w:val="nil"/>
              <w:left w:val="double" w:sz="6" w:space="0" w:color="auto"/>
              <w:bottom w:val="single" w:sz="4" w:space="0" w:color="auto"/>
              <w:right w:val="single" w:sz="4" w:space="0" w:color="auto"/>
            </w:tcBorders>
            <w:shd w:val="clear" w:color="auto" w:fill="FFFFFF" w:themeFill="background1"/>
            <w:vAlign w:val="center"/>
          </w:tcPr>
          <w:p w14:paraId="22EBBAB8" w14:textId="77777777" w:rsidR="0011295C" w:rsidRDefault="0011295C" w:rsidP="009856FB">
            <w:pPr>
              <w:spacing w:after="0" w:line="240" w:lineRule="auto"/>
              <w:jc w:val="center"/>
              <w:rPr>
                <w:rFonts w:ascii="Arial" w:eastAsia="Times New Roman" w:hAnsi="Arial" w:cs="Arial"/>
                <w:sz w:val="20"/>
                <w:szCs w:val="20"/>
              </w:rPr>
            </w:pPr>
          </w:p>
        </w:tc>
        <w:tc>
          <w:tcPr>
            <w:tcW w:w="5130" w:type="dxa"/>
            <w:tcBorders>
              <w:top w:val="nil"/>
              <w:left w:val="double" w:sz="6" w:space="0" w:color="auto"/>
              <w:bottom w:val="single" w:sz="4" w:space="0" w:color="auto"/>
              <w:right w:val="single" w:sz="4" w:space="0" w:color="auto"/>
            </w:tcBorders>
            <w:shd w:val="clear" w:color="auto" w:fill="FFFFFF" w:themeFill="background1"/>
            <w:vAlign w:val="center"/>
          </w:tcPr>
          <w:p w14:paraId="4866EA01" w14:textId="77777777" w:rsidR="0011295C" w:rsidRPr="00A306B6" w:rsidRDefault="0011295C" w:rsidP="009856FB">
            <w:pPr>
              <w:spacing w:after="0" w:line="240" w:lineRule="auto"/>
              <w:rPr>
                <w:rFonts w:ascii="Arial" w:eastAsia="Times New Roman" w:hAnsi="Arial" w:cs="Arial"/>
                <w:sz w:val="20"/>
                <w:szCs w:val="20"/>
              </w:rPr>
            </w:pPr>
          </w:p>
        </w:tc>
        <w:tc>
          <w:tcPr>
            <w:tcW w:w="4050" w:type="dxa"/>
            <w:tcBorders>
              <w:top w:val="nil"/>
              <w:left w:val="nil"/>
              <w:bottom w:val="single" w:sz="4" w:space="0" w:color="auto"/>
              <w:right w:val="double" w:sz="6" w:space="0" w:color="auto"/>
            </w:tcBorders>
            <w:shd w:val="clear" w:color="auto" w:fill="FFFFFF" w:themeFill="background1"/>
            <w:vAlign w:val="center"/>
          </w:tcPr>
          <w:p w14:paraId="2F2BF4F1" w14:textId="77777777" w:rsidR="0011295C" w:rsidRPr="00A306B6" w:rsidRDefault="0011295C" w:rsidP="009856FB">
            <w:pPr>
              <w:spacing w:after="0" w:line="240" w:lineRule="auto"/>
              <w:rPr>
                <w:rFonts w:ascii="Arial" w:eastAsia="Times New Roman" w:hAnsi="Arial" w:cs="Arial"/>
                <w:sz w:val="20"/>
                <w:szCs w:val="20"/>
              </w:rPr>
            </w:pPr>
          </w:p>
        </w:tc>
      </w:tr>
      <w:tr w:rsidR="0011295C" w:rsidRPr="00A306B6" w14:paraId="726D24E9" w14:textId="77777777" w:rsidTr="0011295C">
        <w:trPr>
          <w:trHeight w:val="432"/>
        </w:trPr>
        <w:tc>
          <w:tcPr>
            <w:tcW w:w="1242" w:type="dxa"/>
            <w:tcBorders>
              <w:top w:val="nil"/>
              <w:left w:val="double" w:sz="6" w:space="0" w:color="auto"/>
              <w:bottom w:val="single" w:sz="4" w:space="0" w:color="auto"/>
              <w:right w:val="single" w:sz="4" w:space="0" w:color="auto"/>
            </w:tcBorders>
            <w:shd w:val="clear" w:color="auto" w:fill="FFFFFF" w:themeFill="background1"/>
            <w:vAlign w:val="center"/>
          </w:tcPr>
          <w:p w14:paraId="471F750E" w14:textId="77777777" w:rsidR="0011295C" w:rsidRDefault="0011295C" w:rsidP="009856FB">
            <w:pPr>
              <w:spacing w:after="0" w:line="240" w:lineRule="auto"/>
              <w:jc w:val="center"/>
              <w:rPr>
                <w:rFonts w:ascii="Arial" w:eastAsia="Times New Roman" w:hAnsi="Arial" w:cs="Arial"/>
                <w:sz w:val="20"/>
                <w:szCs w:val="20"/>
              </w:rPr>
            </w:pPr>
          </w:p>
        </w:tc>
        <w:tc>
          <w:tcPr>
            <w:tcW w:w="1350" w:type="dxa"/>
            <w:tcBorders>
              <w:top w:val="nil"/>
              <w:left w:val="double" w:sz="6" w:space="0" w:color="auto"/>
              <w:bottom w:val="single" w:sz="4" w:space="0" w:color="auto"/>
              <w:right w:val="double" w:sz="6" w:space="0" w:color="auto"/>
            </w:tcBorders>
            <w:shd w:val="clear" w:color="auto" w:fill="FFFFFF" w:themeFill="background1"/>
            <w:vAlign w:val="center"/>
          </w:tcPr>
          <w:p w14:paraId="1CDA72BB" w14:textId="77777777" w:rsidR="0011295C" w:rsidRDefault="0011295C" w:rsidP="009856FB">
            <w:pPr>
              <w:spacing w:after="0" w:line="240" w:lineRule="auto"/>
              <w:jc w:val="center"/>
              <w:rPr>
                <w:rFonts w:ascii="Arial" w:eastAsia="Times New Roman" w:hAnsi="Arial" w:cs="Arial"/>
                <w:sz w:val="20"/>
                <w:szCs w:val="20"/>
              </w:rPr>
            </w:pPr>
          </w:p>
        </w:tc>
        <w:tc>
          <w:tcPr>
            <w:tcW w:w="1080" w:type="dxa"/>
            <w:tcBorders>
              <w:top w:val="nil"/>
              <w:left w:val="double" w:sz="6" w:space="0" w:color="auto"/>
              <w:bottom w:val="single" w:sz="4" w:space="0" w:color="auto"/>
              <w:right w:val="double" w:sz="6" w:space="0" w:color="auto"/>
            </w:tcBorders>
            <w:shd w:val="clear" w:color="auto" w:fill="FFFFFF" w:themeFill="background1"/>
            <w:vAlign w:val="center"/>
          </w:tcPr>
          <w:p w14:paraId="03701ED8" w14:textId="77777777" w:rsidR="0011295C" w:rsidRDefault="0011295C" w:rsidP="009856FB">
            <w:pPr>
              <w:spacing w:after="0" w:line="240" w:lineRule="auto"/>
              <w:jc w:val="center"/>
              <w:rPr>
                <w:rFonts w:ascii="Arial" w:eastAsia="Times New Roman" w:hAnsi="Arial" w:cs="Arial"/>
                <w:sz w:val="20"/>
                <w:szCs w:val="20"/>
              </w:rPr>
            </w:pPr>
          </w:p>
        </w:tc>
        <w:tc>
          <w:tcPr>
            <w:tcW w:w="1800" w:type="dxa"/>
            <w:tcBorders>
              <w:top w:val="nil"/>
              <w:left w:val="double" w:sz="6" w:space="0" w:color="auto"/>
              <w:bottom w:val="single" w:sz="4" w:space="0" w:color="auto"/>
              <w:right w:val="single" w:sz="4" w:space="0" w:color="auto"/>
            </w:tcBorders>
            <w:shd w:val="clear" w:color="auto" w:fill="FFFFFF" w:themeFill="background1"/>
            <w:vAlign w:val="center"/>
          </w:tcPr>
          <w:p w14:paraId="7F5BECB4" w14:textId="77777777" w:rsidR="0011295C" w:rsidRDefault="0011295C" w:rsidP="009856FB">
            <w:pPr>
              <w:spacing w:after="0" w:line="240" w:lineRule="auto"/>
              <w:jc w:val="center"/>
              <w:rPr>
                <w:rFonts w:ascii="Arial" w:eastAsia="Times New Roman" w:hAnsi="Arial" w:cs="Arial"/>
                <w:sz w:val="20"/>
                <w:szCs w:val="20"/>
              </w:rPr>
            </w:pPr>
          </w:p>
        </w:tc>
        <w:tc>
          <w:tcPr>
            <w:tcW w:w="5130" w:type="dxa"/>
            <w:tcBorders>
              <w:top w:val="nil"/>
              <w:left w:val="double" w:sz="6" w:space="0" w:color="auto"/>
              <w:bottom w:val="single" w:sz="4" w:space="0" w:color="auto"/>
              <w:right w:val="single" w:sz="4" w:space="0" w:color="auto"/>
            </w:tcBorders>
            <w:shd w:val="clear" w:color="auto" w:fill="FFFFFF" w:themeFill="background1"/>
            <w:vAlign w:val="center"/>
          </w:tcPr>
          <w:p w14:paraId="0494A3FD" w14:textId="77777777" w:rsidR="0011295C" w:rsidRPr="00A306B6" w:rsidRDefault="0011295C" w:rsidP="009856FB">
            <w:pPr>
              <w:spacing w:after="0" w:line="240" w:lineRule="auto"/>
              <w:rPr>
                <w:rFonts w:ascii="Arial" w:eastAsia="Times New Roman" w:hAnsi="Arial" w:cs="Arial"/>
                <w:sz w:val="20"/>
                <w:szCs w:val="20"/>
              </w:rPr>
            </w:pPr>
          </w:p>
        </w:tc>
        <w:tc>
          <w:tcPr>
            <w:tcW w:w="4050" w:type="dxa"/>
            <w:tcBorders>
              <w:top w:val="nil"/>
              <w:left w:val="nil"/>
              <w:bottom w:val="single" w:sz="4" w:space="0" w:color="auto"/>
              <w:right w:val="double" w:sz="6" w:space="0" w:color="auto"/>
            </w:tcBorders>
            <w:shd w:val="clear" w:color="auto" w:fill="FFFFFF" w:themeFill="background1"/>
            <w:vAlign w:val="center"/>
          </w:tcPr>
          <w:p w14:paraId="5563D848" w14:textId="77777777" w:rsidR="0011295C" w:rsidRPr="00A306B6" w:rsidRDefault="0011295C" w:rsidP="009856FB">
            <w:pPr>
              <w:spacing w:after="0" w:line="240" w:lineRule="auto"/>
              <w:rPr>
                <w:rFonts w:ascii="Arial" w:eastAsia="Times New Roman" w:hAnsi="Arial" w:cs="Arial"/>
                <w:sz w:val="20"/>
                <w:szCs w:val="20"/>
              </w:rPr>
            </w:pPr>
          </w:p>
        </w:tc>
      </w:tr>
      <w:tr w:rsidR="0011295C" w:rsidRPr="00A306B6" w14:paraId="6BB6CF14" w14:textId="77777777" w:rsidTr="0011295C">
        <w:trPr>
          <w:trHeight w:val="432"/>
        </w:trPr>
        <w:tc>
          <w:tcPr>
            <w:tcW w:w="1242" w:type="dxa"/>
            <w:tcBorders>
              <w:top w:val="nil"/>
              <w:left w:val="double" w:sz="6" w:space="0" w:color="auto"/>
              <w:bottom w:val="single" w:sz="4" w:space="0" w:color="auto"/>
              <w:right w:val="single" w:sz="4" w:space="0" w:color="auto"/>
            </w:tcBorders>
            <w:shd w:val="clear" w:color="auto" w:fill="FFFFFF" w:themeFill="background1"/>
            <w:vAlign w:val="center"/>
          </w:tcPr>
          <w:p w14:paraId="602DE7EB" w14:textId="77777777" w:rsidR="0011295C" w:rsidRDefault="0011295C" w:rsidP="009856FB">
            <w:pPr>
              <w:spacing w:after="0" w:line="240" w:lineRule="auto"/>
              <w:jc w:val="center"/>
              <w:rPr>
                <w:rFonts w:ascii="Arial" w:eastAsia="Times New Roman" w:hAnsi="Arial" w:cs="Arial"/>
                <w:sz w:val="20"/>
                <w:szCs w:val="20"/>
              </w:rPr>
            </w:pPr>
          </w:p>
        </w:tc>
        <w:tc>
          <w:tcPr>
            <w:tcW w:w="1350" w:type="dxa"/>
            <w:tcBorders>
              <w:top w:val="nil"/>
              <w:left w:val="double" w:sz="6" w:space="0" w:color="auto"/>
              <w:bottom w:val="single" w:sz="4" w:space="0" w:color="auto"/>
              <w:right w:val="double" w:sz="6" w:space="0" w:color="auto"/>
            </w:tcBorders>
            <w:shd w:val="clear" w:color="auto" w:fill="FFFFFF" w:themeFill="background1"/>
            <w:vAlign w:val="center"/>
          </w:tcPr>
          <w:p w14:paraId="5C270427" w14:textId="77777777" w:rsidR="0011295C" w:rsidRDefault="0011295C" w:rsidP="009856FB">
            <w:pPr>
              <w:spacing w:after="0" w:line="240" w:lineRule="auto"/>
              <w:jc w:val="center"/>
              <w:rPr>
                <w:rFonts w:ascii="Arial" w:eastAsia="Times New Roman" w:hAnsi="Arial" w:cs="Arial"/>
                <w:sz w:val="20"/>
                <w:szCs w:val="20"/>
              </w:rPr>
            </w:pPr>
          </w:p>
        </w:tc>
        <w:tc>
          <w:tcPr>
            <w:tcW w:w="1080" w:type="dxa"/>
            <w:tcBorders>
              <w:top w:val="nil"/>
              <w:left w:val="double" w:sz="6" w:space="0" w:color="auto"/>
              <w:bottom w:val="single" w:sz="4" w:space="0" w:color="auto"/>
              <w:right w:val="double" w:sz="6" w:space="0" w:color="auto"/>
            </w:tcBorders>
            <w:shd w:val="clear" w:color="auto" w:fill="FFFFFF" w:themeFill="background1"/>
            <w:vAlign w:val="center"/>
          </w:tcPr>
          <w:p w14:paraId="5FD72794" w14:textId="77777777" w:rsidR="0011295C" w:rsidRDefault="0011295C" w:rsidP="009856FB">
            <w:pPr>
              <w:spacing w:after="0" w:line="240" w:lineRule="auto"/>
              <w:jc w:val="center"/>
              <w:rPr>
                <w:rFonts w:ascii="Arial" w:eastAsia="Times New Roman" w:hAnsi="Arial" w:cs="Arial"/>
                <w:sz w:val="20"/>
                <w:szCs w:val="20"/>
              </w:rPr>
            </w:pPr>
          </w:p>
        </w:tc>
        <w:tc>
          <w:tcPr>
            <w:tcW w:w="1800" w:type="dxa"/>
            <w:tcBorders>
              <w:top w:val="nil"/>
              <w:left w:val="double" w:sz="6" w:space="0" w:color="auto"/>
              <w:bottom w:val="single" w:sz="4" w:space="0" w:color="auto"/>
              <w:right w:val="single" w:sz="4" w:space="0" w:color="auto"/>
            </w:tcBorders>
            <w:shd w:val="clear" w:color="auto" w:fill="FFFFFF" w:themeFill="background1"/>
            <w:vAlign w:val="center"/>
          </w:tcPr>
          <w:p w14:paraId="5C1649AE" w14:textId="77777777" w:rsidR="0011295C" w:rsidRDefault="0011295C" w:rsidP="009856FB">
            <w:pPr>
              <w:spacing w:after="0" w:line="240" w:lineRule="auto"/>
              <w:jc w:val="center"/>
              <w:rPr>
                <w:rFonts w:ascii="Arial" w:eastAsia="Times New Roman" w:hAnsi="Arial" w:cs="Arial"/>
                <w:sz w:val="20"/>
                <w:szCs w:val="20"/>
              </w:rPr>
            </w:pPr>
          </w:p>
        </w:tc>
        <w:tc>
          <w:tcPr>
            <w:tcW w:w="5130" w:type="dxa"/>
            <w:tcBorders>
              <w:top w:val="nil"/>
              <w:left w:val="double" w:sz="6" w:space="0" w:color="auto"/>
              <w:bottom w:val="single" w:sz="4" w:space="0" w:color="auto"/>
              <w:right w:val="single" w:sz="4" w:space="0" w:color="auto"/>
            </w:tcBorders>
            <w:shd w:val="clear" w:color="auto" w:fill="FFFFFF" w:themeFill="background1"/>
            <w:vAlign w:val="center"/>
          </w:tcPr>
          <w:p w14:paraId="5E158E26" w14:textId="77777777" w:rsidR="0011295C" w:rsidRDefault="0011295C" w:rsidP="009856FB">
            <w:pPr>
              <w:spacing w:after="0" w:line="240" w:lineRule="auto"/>
              <w:rPr>
                <w:rFonts w:ascii="Arial" w:eastAsia="Times New Roman" w:hAnsi="Arial" w:cs="Arial"/>
                <w:sz w:val="20"/>
                <w:szCs w:val="20"/>
              </w:rPr>
            </w:pPr>
          </w:p>
        </w:tc>
        <w:tc>
          <w:tcPr>
            <w:tcW w:w="4050" w:type="dxa"/>
            <w:tcBorders>
              <w:top w:val="nil"/>
              <w:left w:val="nil"/>
              <w:bottom w:val="single" w:sz="4" w:space="0" w:color="auto"/>
              <w:right w:val="double" w:sz="6" w:space="0" w:color="auto"/>
            </w:tcBorders>
            <w:shd w:val="clear" w:color="auto" w:fill="FFFFFF" w:themeFill="background1"/>
            <w:vAlign w:val="center"/>
          </w:tcPr>
          <w:p w14:paraId="7BFB1DE5" w14:textId="77777777" w:rsidR="0011295C" w:rsidRPr="00A306B6" w:rsidRDefault="0011295C" w:rsidP="009856FB">
            <w:pPr>
              <w:spacing w:after="0" w:line="240" w:lineRule="auto"/>
              <w:rPr>
                <w:rFonts w:ascii="Arial" w:eastAsia="Times New Roman" w:hAnsi="Arial" w:cs="Arial"/>
                <w:sz w:val="20"/>
                <w:szCs w:val="20"/>
              </w:rPr>
            </w:pPr>
          </w:p>
        </w:tc>
      </w:tr>
      <w:tr w:rsidR="0011295C" w:rsidRPr="00A306B6" w14:paraId="7EFC8635" w14:textId="77777777" w:rsidTr="0011295C">
        <w:trPr>
          <w:trHeight w:val="432"/>
        </w:trPr>
        <w:tc>
          <w:tcPr>
            <w:tcW w:w="1242" w:type="dxa"/>
            <w:tcBorders>
              <w:top w:val="nil"/>
              <w:left w:val="double" w:sz="6" w:space="0" w:color="auto"/>
              <w:bottom w:val="single" w:sz="4" w:space="0" w:color="auto"/>
              <w:right w:val="single" w:sz="4" w:space="0" w:color="auto"/>
            </w:tcBorders>
            <w:shd w:val="clear" w:color="auto" w:fill="FFFFFF" w:themeFill="background1"/>
            <w:vAlign w:val="center"/>
          </w:tcPr>
          <w:p w14:paraId="5F3319E4" w14:textId="77777777" w:rsidR="0011295C" w:rsidRDefault="0011295C" w:rsidP="009856FB">
            <w:pPr>
              <w:spacing w:after="0" w:line="240" w:lineRule="auto"/>
              <w:jc w:val="center"/>
              <w:rPr>
                <w:rFonts w:ascii="Arial" w:eastAsia="Times New Roman" w:hAnsi="Arial" w:cs="Arial"/>
                <w:sz w:val="20"/>
                <w:szCs w:val="20"/>
              </w:rPr>
            </w:pPr>
          </w:p>
        </w:tc>
        <w:tc>
          <w:tcPr>
            <w:tcW w:w="1350" w:type="dxa"/>
            <w:tcBorders>
              <w:top w:val="nil"/>
              <w:left w:val="double" w:sz="6" w:space="0" w:color="auto"/>
              <w:bottom w:val="single" w:sz="4" w:space="0" w:color="auto"/>
              <w:right w:val="double" w:sz="6" w:space="0" w:color="auto"/>
            </w:tcBorders>
            <w:shd w:val="clear" w:color="auto" w:fill="FFFFFF" w:themeFill="background1"/>
            <w:vAlign w:val="center"/>
          </w:tcPr>
          <w:p w14:paraId="467521C2" w14:textId="77777777" w:rsidR="0011295C" w:rsidRDefault="0011295C" w:rsidP="009856FB">
            <w:pPr>
              <w:spacing w:after="0" w:line="240" w:lineRule="auto"/>
              <w:jc w:val="center"/>
              <w:rPr>
                <w:rFonts w:ascii="Arial" w:eastAsia="Times New Roman" w:hAnsi="Arial" w:cs="Arial"/>
                <w:sz w:val="20"/>
                <w:szCs w:val="20"/>
              </w:rPr>
            </w:pPr>
          </w:p>
        </w:tc>
        <w:tc>
          <w:tcPr>
            <w:tcW w:w="1080" w:type="dxa"/>
            <w:tcBorders>
              <w:top w:val="nil"/>
              <w:left w:val="double" w:sz="6" w:space="0" w:color="auto"/>
              <w:bottom w:val="single" w:sz="4" w:space="0" w:color="auto"/>
              <w:right w:val="double" w:sz="6" w:space="0" w:color="auto"/>
            </w:tcBorders>
            <w:shd w:val="clear" w:color="auto" w:fill="FFFFFF" w:themeFill="background1"/>
            <w:vAlign w:val="center"/>
          </w:tcPr>
          <w:p w14:paraId="169CF8D4" w14:textId="77777777" w:rsidR="0011295C" w:rsidRDefault="0011295C" w:rsidP="009856FB">
            <w:pPr>
              <w:spacing w:after="0" w:line="240" w:lineRule="auto"/>
              <w:jc w:val="center"/>
              <w:rPr>
                <w:rFonts w:ascii="Arial" w:eastAsia="Times New Roman" w:hAnsi="Arial" w:cs="Arial"/>
                <w:sz w:val="20"/>
                <w:szCs w:val="20"/>
              </w:rPr>
            </w:pPr>
          </w:p>
        </w:tc>
        <w:tc>
          <w:tcPr>
            <w:tcW w:w="1800" w:type="dxa"/>
            <w:tcBorders>
              <w:top w:val="nil"/>
              <w:left w:val="double" w:sz="6" w:space="0" w:color="auto"/>
              <w:bottom w:val="single" w:sz="4" w:space="0" w:color="auto"/>
              <w:right w:val="single" w:sz="4" w:space="0" w:color="auto"/>
            </w:tcBorders>
            <w:shd w:val="clear" w:color="auto" w:fill="FFFFFF" w:themeFill="background1"/>
            <w:vAlign w:val="center"/>
          </w:tcPr>
          <w:p w14:paraId="1F029F54" w14:textId="77777777" w:rsidR="0011295C" w:rsidRDefault="0011295C" w:rsidP="009856FB">
            <w:pPr>
              <w:spacing w:after="0" w:line="240" w:lineRule="auto"/>
              <w:jc w:val="center"/>
              <w:rPr>
                <w:rFonts w:ascii="Arial" w:eastAsia="Times New Roman" w:hAnsi="Arial" w:cs="Arial"/>
                <w:sz w:val="20"/>
                <w:szCs w:val="20"/>
              </w:rPr>
            </w:pPr>
          </w:p>
        </w:tc>
        <w:tc>
          <w:tcPr>
            <w:tcW w:w="5130" w:type="dxa"/>
            <w:tcBorders>
              <w:top w:val="nil"/>
              <w:left w:val="double" w:sz="6" w:space="0" w:color="auto"/>
              <w:bottom w:val="single" w:sz="4" w:space="0" w:color="auto"/>
              <w:right w:val="single" w:sz="4" w:space="0" w:color="auto"/>
            </w:tcBorders>
            <w:shd w:val="clear" w:color="auto" w:fill="FFFFFF" w:themeFill="background1"/>
            <w:vAlign w:val="center"/>
          </w:tcPr>
          <w:p w14:paraId="42A729D7" w14:textId="77777777" w:rsidR="0011295C" w:rsidRPr="00A306B6" w:rsidRDefault="0011295C" w:rsidP="009856FB">
            <w:pPr>
              <w:spacing w:after="0" w:line="240" w:lineRule="auto"/>
              <w:rPr>
                <w:rFonts w:ascii="Arial" w:eastAsia="Times New Roman" w:hAnsi="Arial" w:cs="Arial"/>
                <w:sz w:val="20"/>
                <w:szCs w:val="20"/>
              </w:rPr>
            </w:pPr>
          </w:p>
        </w:tc>
        <w:tc>
          <w:tcPr>
            <w:tcW w:w="4050" w:type="dxa"/>
            <w:tcBorders>
              <w:top w:val="nil"/>
              <w:left w:val="nil"/>
              <w:bottom w:val="single" w:sz="4" w:space="0" w:color="auto"/>
              <w:right w:val="double" w:sz="6" w:space="0" w:color="auto"/>
            </w:tcBorders>
            <w:shd w:val="clear" w:color="auto" w:fill="FFFFFF" w:themeFill="background1"/>
            <w:vAlign w:val="center"/>
          </w:tcPr>
          <w:p w14:paraId="21FCEC28" w14:textId="77777777" w:rsidR="0011295C" w:rsidRPr="00A306B6" w:rsidRDefault="0011295C" w:rsidP="009856FB">
            <w:pPr>
              <w:spacing w:after="0" w:line="240" w:lineRule="auto"/>
              <w:rPr>
                <w:rFonts w:ascii="Arial" w:eastAsia="Times New Roman" w:hAnsi="Arial" w:cs="Arial"/>
                <w:sz w:val="20"/>
                <w:szCs w:val="20"/>
              </w:rPr>
            </w:pPr>
          </w:p>
        </w:tc>
      </w:tr>
    </w:tbl>
    <w:p w14:paraId="72E9AA66" w14:textId="77777777" w:rsidR="00E00274" w:rsidRPr="00FA3172" w:rsidRDefault="00E00274" w:rsidP="0073328A">
      <w:pPr>
        <w:rPr>
          <w:rFonts w:asciiTheme="majorHAnsi" w:eastAsiaTheme="majorEastAsia" w:hAnsiTheme="majorHAnsi" w:cstheme="majorBidi"/>
          <w:color w:val="228DD8" w:themeColor="accent1" w:themeShade="BF"/>
          <w:sz w:val="32"/>
          <w:szCs w:val="32"/>
        </w:rPr>
      </w:pPr>
    </w:p>
    <w:sectPr w:rsidR="00E00274" w:rsidRPr="00FA3172" w:rsidSect="003B43AF">
      <w:footerReference w:type="default" r:id="rId25"/>
      <w:pgSz w:w="15840" w:h="12240" w:orient="landscape"/>
      <w:pgMar w:top="720" w:right="720" w:bottom="720" w:left="720" w:header="36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7AE3C9" w14:textId="77777777" w:rsidR="0084038F" w:rsidRDefault="0084038F" w:rsidP="008E1114">
      <w:pPr>
        <w:spacing w:after="0" w:line="240" w:lineRule="auto"/>
      </w:pPr>
      <w:r>
        <w:separator/>
      </w:r>
    </w:p>
  </w:endnote>
  <w:endnote w:type="continuationSeparator" w:id="0">
    <w:p w14:paraId="0E674627" w14:textId="77777777" w:rsidR="0084038F" w:rsidRDefault="0084038F" w:rsidP="008E1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Open Sans">
    <w:altName w:val="Tahoma"/>
    <w:charset w:val="00"/>
    <w:family w:val="swiss"/>
    <w:pitch w:val="variable"/>
    <w:sig w:usb0="00000001" w:usb1="4000205B" w:usb2="00000028" w:usb3="00000000" w:csb0="0000019F" w:csb1="00000000"/>
    <w:embedRegular r:id="rId1" w:fontKey="{9C509069-A1A0-42E2-A865-794BF8D8550E}"/>
    <w:embedBold r:id="rId2" w:fontKey="{79603E16-01FE-48BF-B24C-AE940222261C}"/>
  </w:font>
  <w:font w:name="Open Sans Semibold">
    <w:altName w:val="Segoe UI"/>
    <w:charset w:val="00"/>
    <w:family w:val="swiss"/>
    <w:pitch w:val="variable"/>
    <w:sig w:usb0="00000001" w:usb1="4000205B" w:usb2="00000028" w:usb3="00000000" w:csb0="0000019F" w:csb1="00000000"/>
    <w:embedRegular r:id="rId3" w:fontKey="{E93B2264-FC82-4DE8-85F2-618C74F2D1F2}"/>
  </w:font>
  <w:font w:name="Open Sans Light">
    <w:charset w:val="00"/>
    <w:family w:val="swiss"/>
    <w:pitch w:val="variable"/>
    <w:sig w:usb0="E00002EF" w:usb1="4000205B" w:usb2="00000028" w:usb3="00000000" w:csb0="0000019F" w:csb1="00000000"/>
    <w:embedRegular r:id="rId4" w:fontKey="{7C0284B3-ACD5-44C8-930A-3BD84DAB081F}"/>
  </w:font>
  <w:font w:name="Segoe UI">
    <w:panose1 w:val="020B0502040204020203"/>
    <w:charset w:val="00"/>
    <w:family w:val="swiss"/>
    <w:pitch w:val="variable"/>
    <w:sig w:usb0="E4002EFF" w:usb1="C000E47F" w:usb2="00000009" w:usb3="00000000" w:csb0="000001FF" w:csb1="00000000"/>
    <w:embedRegular r:id="rId5" w:fontKey="{56ED8635-C00B-43FD-8CF1-F95E76C98BBB}"/>
  </w:font>
  <w:font w:name="Times">
    <w:panose1 w:val="02020603050405020304"/>
    <w:charset w:val="00"/>
    <w:family w:val="roman"/>
    <w:pitch w:val="variable"/>
    <w:sig w:usb0="E0002EFF" w:usb1="C000785B" w:usb2="00000009" w:usb3="00000000" w:csb0="000001FF" w:csb1="00000000"/>
    <w:embedRegular r:id="rId6" w:fontKey="{8EB4B19A-CAA2-43D2-BC08-B0380A8F6E6A}"/>
  </w:font>
  <w:font w:name="Wingdings 3">
    <w:panose1 w:val="05040102010807070707"/>
    <w:charset w:val="02"/>
    <w:family w:val="roman"/>
    <w:pitch w:val="variable"/>
    <w:sig w:usb0="00000000" w:usb1="10000000" w:usb2="00000000" w:usb3="00000000" w:csb0="80000000" w:csb1="00000000"/>
    <w:embedRegular r:id="rId7" w:fontKey="{FC99567E-5DDA-4673-BB1F-0E4163880C41}"/>
  </w:font>
  <w:font w:name="Calibri">
    <w:panose1 w:val="020F0502020204030204"/>
    <w:charset w:val="00"/>
    <w:family w:val="swiss"/>
    <w:pitch w:val="variable"/>
    <w:sig w:usb0="E0002AFF" w:usb1="C000247B" w:usb2="00000009" w:usb3="00000000" w:csb0="000001FF" w:csb1="00000000"/>
    <w:embedRegular r:id="rId8" w:fontKey="{FDEF70D8-995B-494F-A1C3-17B189C7E02E}"/>
    <w:embedBold r:id="rId9" w:fontKey="{446B3423-5E91-44A8-8001-361BC2FE6BD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64E08" w14:textId="77777777" w:rsidR="00D12D25" w:rsidRDefault="00D12D25" w:rsidP="002D4D18">
    <w:pPr>
      <w:pStyle w:val="Footer"/>
      <w:pBdr>
        <w:top w:val="single" w:sz="4" w:space="1" w:color="D9D9D9" w:themeColor="background1" w:themeShade="D9"/>
      </w:pBdr>
      <w:tabs>
        <w:tab w:val="clear" w:pos="4680"/>
        <w:tab w:val="clear" w:pos="9360"/>
      </w:tabs>
      <w:rPr>
        <w:rFonts w:ascii="Arial" w:hAnsi="Arial" w:cs="Arial"/>
        <w:b/>
        <w:color w:val="292B2D" w:themeColor="text1" w:themeShade="80"/>
        <w:sz w:val="16"/>
        <w:szCs w:val="16"/>
      </w:rPr>
    </w:pPr>
  </w:p>
  <w:p w14:paraId="0CF53AE1" w14:textId="7B791ED8" w:rsidR="00D12D25" w:rsidRDefault="00D12D25" w:rsidP="002D4D18">
    <w:pPr>
      <w:pStyle w:val="Footer"/>
      <w:pBdr>
        <w:top w:val="single" w:sz="4" w:space="1" w:color="D9D9D9" w:themeColor="background1" w:themeShade="D9"/>
      </w:pBdr>
      <w:tabs>
        <w:tab w:val="clear" w:pos="4680"/>
        <w:tab w:val="clear" w:pos="9360"/>
        <w:tab w:val="left" w:pos="13320"/>
      </w:tabs>
    </w:pPr>
    <w:r>
      <w:rPr>
        <w:rFonts w:ascii="Arial" w:hAnsi="Arial" w:cs="Arial"/>
        <w:b/>
        <w:color w:val="292B2D" w:themeColor="text1" w:themeShade="80"/>
        <w:sz w:val="16"/>
        <w:szCs w:val="16"/>
      </w:rPr>
      <w:tab/>
    </w:r>
    <w:r w:rsidRPr="00236480">
      <w:rPr>
        <w:rFonts w:ascii="Arial" w:hAnsi="Arial" w:cs="Arial"/>
        <w:b/>
        <w:color w:val="292B2D" w:themeColor="text1" w:themeShade="80"/>
        <w:sz w:val="16"/>
        <w:szCs w:val="16"/>
      </w:rPr>
      <w:t>Page</w:t>
    </w:r>
    <w:r>
      <w:t xml:space="preserve"> </w:t>
    </w:r>
    <w:r w:rsidRPr="00B62385">
      <w:rPr>
        <w:rFonts w:ascii="Arial" w:hAnsi="Arial" w:cs="Arial"/>
        <w:b/>
        <w:color w:val="292B2D" w:themeColor="text1" w:themeShade="80"/>
        <w:sz w:val="16"/>
        <w:szCs w:val="16"/>
      </w:rPr>
      <w:t>|</w:t>
    </w:r>
    <w:r>
      <w:rPr>
        <w:rFonts w:ascii="Arial" w:hAnsi="Arial" w:cs="Arial"/>
        <w:b/>
        <w:color w:val="292B2D" w:themeColor="text1" w:themeShade="80"/>
        <w:sz w:val="16"/>
        <w:szCs w:val="16"/>
      </w:rPr>
      <w:t xml:space="preserve"> </w:t>
    </w:r>
    <w:sdt>
      <w:sdtPr>
        <w:rPr>
          <w:rFonts w:ascii="Arial" w:hAnsi="Arial" w:cs="Arial"/>
          <w:b/>
          <w:color w:val="292B2D" w:themeColor="text1" w:themeShade="80"/>
          <w:sz w:val="16"/>
          <w:szCs w:val="16"/>
        </w:rPr>
        <w:id w:val="-706873992"/>
        <w:docPartObj>
          <w:docPartGallery w:val="Page Numbers (Bottom of Page)"/>
          <w:docPartUnique/>
        </w:docPartObj>
      </w:sdtPr>
      <w:sdtEndPr/>
      <w:sdtContent>
        <w:r w:rsidRPr="00B62385">
          <w:rPr>
            <w:rFonts w:ascii="Arial" w:hAnsi="Arial" w:cs="Arial"/>
            <w:b/>
            <w:color w:val="292B2D" w:themeColor="text1" w:themeShade="80"/>
            <w:sz w:val="16"/>
            <w:szCs w:val="16"/>
          </w:rPr>
          <w:fldChar w:fldCharType="begin"/>
        </w:r>
        <w:r w:rsidRPr="00B62385">
          <w:rPr>
            <w:rFonts w:ascii="Arial" w:hAnsi="Arial" w:cs="Arial"/>
            <w:b/>
            <w:color w:val="292B2D" w:themeColor="text1" w:themeShade="80"/>
            <w:sz w:val="16"/>
            <w:szCs w:val="16"/>
          </w:rPr>
          <w:instrText xml:space="preserve"> PAGE   \* MERGEFORMAT </w:instrText>
        </w:r>
        <w:r w:rsidRPr="00B62385">
          <w:rPr>
            <w:rFonts w:ascii="Arial" w:hAnsi="Arial" w:cs="Arial"/>
            <w:b/>
            <w:color w:val="292B2D" w:themeColor="text1" w:themeShade="80"/>
            <w:sz w:val="16"/>
            <w:szCs w:val="16"/>
          </w:rPr>
          <w:fldChar w:fldCharType="separate"/>
        </w:r>
        <w:r w:rsidRPr="00B62385">
          <w:rPr>
            <w:rFonts w:ascii="Arial" w:hAnsi="Arial" w:cs="Arial"/>
            <w:b/>
            <w:color w:val="292B2D" w:themeColor="text1" w:themeShade="80"/>
            <w:sz w:val="16"/>
            <w:szCs w:val="16"/>
          </w:rPr>
          <w:t>2</w:t>
        </w:r>
        <w:r w:rsidRPr="00B62385">
          <w:rPr>
            <w:rFonts w:ascii="Arial" w:hAnsi="Arial" w:cs="Arial"/>
            <w:b/>
            <w:color w:val="292B2D" w:themeColor="text1" w:themeShade="80"/>
            <w:sz w:val="16"/>
            <w:szCs w:val="16"/>
          </w:rPr>
          <w:fldChar w:fldCharType="end"/>
        </w:r>
        <w:r w:rsidRPr="00B62385">
          <w:rPr>
            <w:rFonts w:ascii="Arial" w:hAnsi="Arial" w:cs="Arial"/>
            <w:b/>
            <w:color w:val="292B2D" w:themeColor="text1" w:themeShade="80"/>
            <w:sz w:val="16"/>
            <w:szCs w:val="16"/>
          </w:rPr>
          <w:t xml:space="preserve"> </w:t>
        </w:r>
      </w:sdtContent>
    </w:sdt>
  </w:p>
  <w:p w14:paraId="41AB517A" w14:textId="70A15142" w:rsidR="00D12D25" w:rsidRPr="00ED53BE" w:rsidRDefault="00D12D25" w:rsidP="008609F4">
    <w:pPr>
      <w:pStyle w:val="Body-Corporate"/>
      <w:tabs>
        <w:tab w:val="left" w:pos="1993"/>
        <w:tab w:val="left" w:pos="9957"/>
      </w:tabs>
      <w:jc w:val="left"/>
      <w:rPr>
        <w:color w:val="004A84"/>
        <w:sz w:val="16"/>
        <w:szCs w:val="16"/>
      </w:rPr>
    </w:pPr>
    <w:r>
      <w:rPr>
        <w:noProof/>
        <w:sz w:val="16"/>
        <w:szCs w:val="16"/>
      </w:rPr>
      <mc:AlternateContent>
        <mc:Choice Requires="wps">
          <w:drawing>
            <wp:anchor distT="0" distB="0" distL="114300" distR="114300" simplePos="0" relativeHeight="251663360" behindDoc="1" locked="0" layoutInCell="1" allowOverlap="1" wp14:anchorId="28C3AB85" wp14:editId="19546DF4">
              <wp:simplePos x="0" y="0"/>
              <wp:positionH relativeFrom="column">
                <wp:posOffset>6028661</wp:posOffset>
              </wp:positionH>
              <wp:positionV relativeFrom="page">
                <wp:posOffset>7293935</wp:posOffset>
              </wp:positionV>
              <wp:extent cx="2910914" cy="233916"/>
              <wp:effectExtent l="0" t="0" r="3810" b="0"/>
              <wp:wrapNone/>
              <wp:docPr id="6" name="Text Box 6"/>
              <wp:cNvGraphicFramePr/>
              <a:graphic xmlns:a="http://schemas.openxmlformats.org/drawingml/2006/main">
                <a:graphicData uri="http://schemas.microsoft.com/office/word/2010/wordprocessingShape">
                  <wps:wsp>
                    <wps:cNvSpPr txBox="1"/>
                    <wps:spPr>
                      <a:xfrm>
                        <a:off x="0" y="0"/>
                        <a:ext cx="2910914" cy="233916"/>
                      </a:xfrm>
                      <a:prstGeom prst="rect">
                        <a:avLst/>
                      </a:prstGeom>
                      <a:solidFill>
                        <a:schemeClr val="lt1"/>
                      </a:solidFill>
                      <a:ln w="6350">
                        <a:noFill/>
                      </a:ln>
                    </wps:spPr>
                    <wps:txbx>
                      <w:txbxContent>
                        <w:p w14:paraId="74224989" w14:textId="2EB9220E" w:rsidR="00D12D25" w:rsidRPr="00B9026F" w:rsidRDefault="00D12D25" w:rsidP="0011295C">
                          <w:pPr>
                            <w:jc w:val="right"/>
                            <w:rPr>
                              <w:rFonts w:asciiTheme="majorHAnsi" w:hAnsiTheme="majorHAnsi" w:cstheme="majorHAnsi"/>
                              <w:sz w:val="16"/>
                              <w:szCs w:val="16"/>
                            </w:rPr>
                          </w:pPr>
                          <w:r>
                            <w:rPr>
                              <w:rFonts w:asciiTheme="majorHAnsi" w:hAnsiTheme="majorHAnsi" w:cstheme="majorHAnsi"/>
                              <w:sz w:val="16"/>
                              <w:szCs w:val="16"/>
                            </w:rPr>
                            <w:t>&lt;Vendor&gt; HL7 ADT Spec  - &lt;Version&gt; &lt;Date&gt;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C3AB85" id="_x0000_t202" coordsize="21600,21600" o:spt="202" path="m,l,21600r21600,l21600,xe">
              <v:stroke joinstyle="miter"/>
              <v:path gradientshapeok="t" o:connecttype="rect"/>
            </v:shapetype>
            <v:shape id="Text Box 6" o:spid="_x0000_s1027" type="#_x0000_t202" style="position:absolute;margin-left:474.7pt;margin-top:574.35pt;width:229.2pt;height:18.4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" fillcolor="white [3201]" stroked="f" strokeweight=".5pt">
              <v:textbox>
                <w:txbxContent>
                  <w:p w14:paraId="74224989" w14:textId="2EB9220E" w:rsidR="00D12D25" w:rsidRPr="00B9026F" w:rsidRDefault="00D12D25" w:rsidP="0011295C">
                    <w:pPr>
                      <w:jc w:val="right"/>
                      <w:rPr>
                        <w:rFonts w:asciiTheme="majorHAnsi" w:hAnsiTheme="majorHAnsi" w:cstheme="majorHAnsi"/>
                        <w:sz w:val="16"/>
                        <w:szCs w:val="16"/>
                      </w:rPr>
                    </w:pPr>
                    <w:r>
                      <w:rPr>
                        <w:rFonts w:asciiTheme="majorHAnsi" w:hAnsiTheme="majorHAnsi" w:cstheme="majorHAnsi"/>
                        <w:sz w:val="16"/>
                        <w:szCs w:val="16"/>
                      </w:rPr>
                      <w:t>&lt;Vendor&gt; HL7 ADT Spec  - &lt;Version&gt; &lt;Date&gt;</w:t>
                    </w:r>
                  </w:p>
                </w:txbxContent>
              </v:textbox>
              <w10:wrap anchory="page"/>
            </v:shape>
          </w:pict>
        </mc:Fallback>
      </mc:AlternateContent>
    </w:r>
    <w:r>
      <w:rPr>
        <w:noProof/>
      </w:rPr>
      <w:drawing>
        <wp:anchor distT="0" distB="0" distL="114300" distR="114300" simplePos="0" relativeHeight="251661312" behindDoc="1" locked="0" layoutInCell="1" allowOverlap="1" wp14:anchorId="5D4AC433" wp14:editId="55AC7259">
          <wp:simplePos x="0" y="0"/>
          <wp:positionH relativeFrom="margin">
            <wp:align>center</wp:align>
          </wp:positionH>
          <wp:positionV relativeFrom="page">
            <wp:posOffset>7197793</wp:posOffset>
          </wp:positionV>
          <wp:extent cx="1722475" cy="36640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llSky_Logo.png"/>
                  <pic:cNvPicPr/>
                </pic:nvPicPr>
                <pic:blipFill>
                  <a:blip r:embed="rId1">
                    <a:extLst>
                      <a:ext uri="{28A0092B-C50C-407E-A947-70E740481C1C}">
                        <a14:useLocalDpi xmlns:a14="http://schemas.microsoft.com/office/drawing/2010/main" val="0"/>
                      </a:ext>
                    </a:extLst>
                  </a:blip>
                  <a:stretch>
                    <a:fillRect/>
                  </a:stretch>
                </pic:blipFill>
                <pic:spPr>
                  <a:xfrm>
                    <a:off x="0" y="0"/>
                    <a:ext cx="1722475" cy="36640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1F272500" wp14:editId="3BC33988">
              <wp:simplePos x="0" y="0"/>
              <wp:positionH relativeFrom="column">
                <wp:posOffset>-300990</wp:posOffset>
              </wp:positionH>
              <wp:positionV relativeFrom="paragraph">
                <wp:posOffset>-67310</wp:posOffset>
              </wp:positionV>
              <wp:extent cx="4410075" cy="5257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4410075"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04FA0A" w14:textId="0847EDAD" w:rsidR="00D12D25" w:rsidRPr="00461085" w:rsidRDefault="00D12D25" w:rsidP="00B62385">
                          <w:pPr>
                            <w:pStyle w:val="Body-Corporate"/>
                            <w:jc w:val="left"/>
                            <w:rPr>
                              <w:color w:val="3E4043" w:themeColor="text1" w:themeShade="BF"/>
                              <w:sz w:val="14"/>
                              <w:szCs w:val="14"/>
                            </w:rPr>
                          </w:pPr>
                          <w:r>
                            <w:rPr>
                              <w:rFonts w:ascii="Open Sans Semibold" w:hAnsi="Open Sans Semibold" w:cs="Open Sans Semibold"/>
                              <w:color w:val="3E4043" w:themeColor="text1" w:themeShade="BF"/>
                              <w:sz w:val="14"/>
                              <w:szCs w:val="14"/>
                            </w:rPr>
                            <w:t>WellSky</w:t>
                          </w:r>
                          <w:r w:rsidRPr="00461085">
                            <w:rPr>
                              <w:rFonts w:ascii="Open Sans Semibold" w:hAnsi="Open Sans Semibold" w:cs="Open Sans Semibold"/>
                              <w:color w:val="3E4043" w:themeColor="text1" w:themeShade="BF"/>
                              <w:sz w:val="14"/>
                              <w:szCs w:val="14"/>
                            </w:rPr>
                            <w:t xml:space="preserve"> Inc.</w:t>
                          </w:r>
                        </w:p>
                        <w:p w14:paraId="4CF91571" w14:textId="06B34D92" w:rsidR="00D12D25" w:rsidRPr="00461085" w:rsidRDefault="00D12D25" w:rsidP="00B62385">
                          <w:pPr>
                            <w:pStyle w:val="Body-Corporate"/>
                            <w:jc w:val="left"/>
                            <w:rPr>
                              <w:color w:val="3E4043" w:themeColor="text1" w:themeShade="BF"/>
                              <w:sz w:val="14"/>
                              <w:szCs w:val="14"/>
                            </w:rPr>
                          </w:pPr>
                          <w:r w:rsidRPr="00461085">
                            <w:rPr>
                              <w:color w:val="3E4043" w:themeColor="text1" w:themeShade="BF"/>
                              <w:sz w:val="14"/>
                              <w:szCs w:val="14"/>
                            </w:rPr>
                            <w:t xml:space="preserve">11711 West 79th Street, Lenexa, Kansas 66214 | </w:t>
                          </w:r>
                          <w:r>
                            <w:rPr>
                              <w:color w:val="3E4043" w:themeColor="text1" w:themeShade="BF"/>
                              <w:sz w:val="14"/>
                              <w:szCs w:val="14"/>
                            </w:rPr>
                            <w:t>WellSky</w:t>
                          </w:r>
                          <w:r w:rsidRPr="00461085">
                            <w:rPr>
                              <w:color w:val="3E4043" w:themeColor="text1" w:themeShade="BF"/>
                              <w:sz w:val="14"/>
                              <w:szCs w:val="14"/>
                            </w:rPr>
                            <w:t>.com | 1.888.</w:t>
                          </w:r>
                          <w:r>
                            <w:rPr>
                              <w:color w:val="3E4043" w:themeColor="text1" w:themeShade="BF"/>
                              <w:sz w:val="14"/>
                              <w:szCs w:val="14"/>
                            </w:rPr>
                            <w:t>633.4927</w:t>
                          </w:r>
                        </w:p>
                        <w:p w14:paraId="0AB878A7" w14:textId="04733FF5" w:rsidR="00D12D25" w:rsidRPr="00461085" w:rsidRDefault="00D12D25" w:rsidP="00B62385">
                          <w:pPr>
                            <w:pStyle w:val="Body-Corporate"/>
                            <w:jc w:val="left"/>
                            <w:rPr>
                              <w:color w:val="3E4043" w:themeColor="text1" w:themeShade="BF"/>
                              <w:sz w:val="14"/>
                              <w:szCs w:val="14"/>
                            </w:rPr>
                          </w:pPr>
                          <w:r w:rsidRPr="00461085">
                            <w:rPr>
                              <w:color w:val="3E4043" w:themeColor="text1" w:themeShade="BF"/>
                              <w:sz w:val="14"/>
                              <w:szCs w:val="14"/>
                            </w:rPr>
                            <w:t>©201</w:t>
                          </w:r>
                          <w:r>
                            <w:rPr>
                              <w:color w:val="3E4043" w:themeColor="text1" w:themeShade="BF"/>
                              <w:sz w:val="14"/>
                              <w:szCs w:val="14"/>
                            </w:rPr>
                            <w:t>8</w:t>
                          </w:r>
                          <w:r w:rsidRPr="00461085">
                            <w:rPr>
                              <w:color w:val="3E4043" w:themeColor="text1" w:themeShade="BF"/>
                              <w:sz w:val="14"/>
                              <w:szCs w:val="14"/>
                            </w:rPr>
                            <w:t xml:space="preserve"> </w:t>
                          </w:r>
                          <w:r>
                            <w:rPr>
                              <w:color w:val="3E4043" w:themeColor="text1" w:themeShade="BF"/>
                              <w:sz w:val="14"/>
                              <w:szCs w:val="14"/>
                            </w:rPr>
                            <w:t xml:space="preserve">WellSky </w:t>
                          </w:r>
                          <w:r w:rsidRPr="00461085">
                            <w:rPr>
                              <w:color w:val="3E4043" w:themeColor="text1" w:themeShade="BF"/>
                              <w:sz w:val="14"/>
                              <w:szCs w:val="14"/>
                            </w:rPr>
                            <w:t>Rights Reserved. Confidential and Proprietary.</w:t>
                          </w:r>
                        </w:p>
                        <w:p w14:paraId="61F96805" w14:textId="77777777" w:rsidR="00D12D25" w:rsidRPr="00461085" w:rsidRDefault="00D12D25" w:rsidP="00B62385">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72500" id="Text Box 5" o:spid="_x0000_s1028" type="#_x0000_t202" style="position:absolute;margin-left:-23.7pt;margin-top:-5.3pt;width:347.25pt;height:41.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" filled="f" stroked="f" strokeweight=".5pt">
              <v:textbox>
                <w:txbxContent>
                  <w:p w14:paraId="0F04FA0A" w14:textId="0847EDAD" w:rsidR="00D12D25" w:rsidRPr="00461085" w:rsidRDefault="00D12D25" w:rsidP="00B62385">
                    <w:pPr>
                      <w:pStyle w:val="Body-Corporate"/>
                      <w:jc w:val="left"/>
                      <w:rPr>
                        <w:color w:val="3E4043" w:themeColor="text1" w:themeShade="BF"/>
                        <w:sz w:val="14"/>
                        <w:szCs w:val="14"/>
                      </w:rPr>
                    </w:pPr>
                    <w:r>
                      <w:rPr>
                        <w:rFonts w:ascii="Open Sans Semibold" w:hAnsi="Open Sans Semibold" w:cs="Open Sans Semibold"/>
                        <w:color w:val="3E4043" w:themeColor="text1" w:themeShade="BF"/>
                        <w:sz w:val="14"/>
                        <w:szCs w:val="14"/>
                      </w:rPr>
                      <w:t>WellSky</w:t>
                    </w:r>
                    <w:r w:rsidRPr="00461085">
                      <w:rPr>
                        <w:rFonts w:ascii="Open Sans Semibold" w:hAnsi="Open Sans Semibold" w:cs="Open Sans Semibold"/>
                        <w:color w:val="3E4043" w:themeColor="text1" w:themeShade="BF"/>
                        <w:sz w:val="14"/>
                        <w:szCs w:val="14"/>
                      </w:rPr>
                      <w:t xml:space="preserve"> Inc.</w:t>
                    </w:r>
                  </w:p>
                  <w:p w14:paraId="4CF91571" w14:textId="06B34D92" w:rsidR="00D12D25" w:rsidRPr="00461085" w:rsidRDefault="00D12D25" w:rsidP="00B62385">
                    <w:pPr>
                      <w:pStyle w:val="Body-Corporate"/>
                      <w:jc w:val="left"/>
                      <w:rPr>
                        <w:color w:val="3E4043" w:themeColor="text1" w:themeShade="BF"/>
                        <w:sz w:val="14"/>
                        <w:szCs w:val="14"/>
                      </w:rPr>
                    </w:pPr>
                    <w:r w:rsidRPr="00461085">
                      <w:rPr>
                        <w:color w:val="3E4043" w:themeColor="text1" w:themeShade="BF"/>
                        <w:sz w:val="14"/>
                        <w:szCs w:val="14"/>
                      </w:rPr>
                      <w:t xml:space="preserve">11711 West 79th Street, Lenexa, Kansas 66214 | </w:t>
                    </w:r>
                    <w:r>
                      <w:rPr>
                        <w:color w:val="3E4043" w:themeColor="text1" w:themeShade="BF"/>
                        <w:sz w:val="14"/>
                        <w:szCs w:val="14"/>
                      </w:rPr>
                      <w:t>WellSky</w:t>
                    </w:r>
                    <w:r w:rsidRPr="00461085">
                      <w:rPr>
                        <w:color w:val="3E4043" w:themeColor="text1" w:themeShade="BF"/>
                        <w:sz w:val="14"/>
                        <w:szCs w:val="14"/>
                      </w:rPr>
                      <w:t>.com | 1.888.</w:t>
                    </w:r>
                    <w:r>
                      <w:rPr>
                        <w:color w:val="3E4043" w:themeColor="text1" w:themeShade="BF"/>
                        <w:sz w:val="14"/>
                        <w:szCs w:val="14"/>
                      </w:rPr>
                      <w:t>633.4927</w:t>
                    </w:r>
                  </w:p>
                  <w:p w14:paraId="0AB878A7" w14:textId="04733FF5" w:rsidR="00D12D25" w:rsidRPr="00461085" w:rsidRDefault="00D12D25" w:rsidP="00B62385">
                    <w:pPr>
                      <w:pStyle w:val="Body-Corporate"/>
                      <w:jc w:val="left"/>
                      <w:rPr>
                        <w:color w:val="3E4043" w:themeColor="text1" w:themeShade="BF"/>
                        <w:sz w:val="14"/>
                        <w:szCs w:val="14"/>
                      </w:rPr>
                    </w:pPr>
                    <w:r w:rsidRPr="00461085">
                      <w:rPr>
                        <w:color w:val="3E4043" w:themeColor="text1" w:themeShade="BF"/>
                        <w:sz w:val="14"/>
                        <w:szCs w:val="14"/>
                      </w:rPr>
                      <w:t>©201</w:t>
                    </w:r>
                    <w:r>
                      <w:rPr>
                        <w:color w:val="3E4043" w:themeColor="text1" w:themeShade="BF"/>
                        <w:sz w:val="14"/>
                        <w:szCs w:val="14"/>
                      </w:rPr>
                      <w:t>8</w:t>
                    </w:r>
                    <w:r w:rsidRPr="00461085">
                      <w:rPr>
                        <w:color w:val="3E4043" w:themeColor="text1" w:themeShade="BF"/>
                        <w:sz w:val="14"/>
                        <w:szCs w:val="14"/>
                      </w:rPr>
                      <w:t xml:space="preserve"> </w:t>
                    </w:r>
                    <w:r>
                      <w:rPr>
                        <w:color w:val="3E4043" w:themeColor="text1" w:themeShade="BF"/>
                        <w:sz w:val="14"/>
                        <w:szCs w:val="14"/>
                      </w:rPr>
                      <w:t xml:space="preserve">WellSky </w:t>
                    </w:r>
                    <w:r w:rsidRPr="00461085">
                      <w:rPr>
                        <w:color w:val="3E4043" w:themeColor="text1" w:themeShade="BF"/>
                        <w:sz w:val="14"/>
                        <w:szCs w:val="14"/>
                      </w:rPr>
                      <w:t>Rights Reserved. Confidential and Proprietary.</w:t>
                    </w:r>
                  </w:p>
                  <w:p w14:paraId="61F96805" w14:textId="77777777" w:rsidR="00D12D25" w:rsidRPr="00461085" w:rsidRDefault="00D12D25" w:rsidP="00B62385">
                    <w:pPr>
                      <w:rPr>
                        <w:sz w:val="14"/>
                        <w:szCs w:val="14"/>
                      </w:rPr>
                    </w:pP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36C4F" w14:textId="77777777" w:rsidR="0084038F" w:rsidRDefault="0084038F" w:rsidP="008E1114">
      <w:pPr>
        <w:spacing w:after="0" w:line="240" w:lineRule="auto"/>
      </w:pPr>
      <w:r>
        <w:separator/>
      </w:r>
    </w:p>
  </w:footnote>
  <w:footnote w:type="continuationSeparator" w:id="0">
    <w:p w14:paraId="0B662A2A" w14:textId="77777777" w:rsidR="0084038F" w:rsidRDefault="0084038F" w:rsidP="008E11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62085250"/>
    <w:lvl w:ilvl="0">
      <w:numFmt w:val="bullet"/>
      <w:lvlText w:val="*"/>
      <w:lvlJc w:val="left"/>
    </w:lvl>
  </w:abstractNum>
  <w:abstractNum w:abstractNumId="1" w15:restartNumberingAfterBreak="0">
    <w:nsid w:val="006D0DC9"/>
    <w:multiLevelType w:val="hybridMultilevel"/>
    <w:tmpl w:val="2262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5C0C74"/>
    <w:multiLevelType w:val="hybridMultilevel"/>
    <w:tmpl w:val="F3743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514B4"/>
    <w:multiLevelType w:val="hybridMultilevel"/>
    <w:tmpl w:val="F4E8ECA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19657705"/>
    <w:multiLevelType w:val="hybridMultilevel"/>
    <w:tmpl w:val="8100698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1EF43818"/>
    <w:multiLevelType w:val="hybridMultilevel"/>
    <w:tmpl w:val="3D983942"/>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237754EB"/>
    <w:multiLevelType w:val="hybridMultilevel"/>
    <w:tmpl w:val="1012F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706497"/>
    <w:multiLevelType w:val="hybridMultilevel"/>
    <w:tmpl w:val="7930A9B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29AF491D"/>
    <w:multiLevelType w:val="hybridMultilevel"/>
    <w:tmpl w:val="2BA60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A06115"/>
    <w:multiLevelType w:val="hybridMultilevel"/>
    <w:tmpl w:val="55D8D0B4"/>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32C43485"/>
    <w:multiLevelType w:val="hybridMultilevel"/>
    <w:tmpl w:val="BF222526"/>
    <w:lvl w:ilvl="0" w:tplc="75C20E02">
      <w:start w:val="1"/>
      <w:numFmt w:val="decimalZero"/>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DA1773"/>
    <w:multiLevelType w:val="hybridMultilevel"/>
    <w:tmpl w:val="AEE87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DE1899"/>
    <w:multiLevelType w:val="hybridMultilevel"/>
    <w:tmpl w:val="A75C05CA"/>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3" w15:restartNumberingAfterBreak="0">
    <w:nsid w:val="4E72275E"/>
    <w:multiLevelType w:val="hybridMultilevel"/>
    <w:tmpl w:val="280A569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578D757B"/>
    <w:multiLevelType w:val="multilevel"/>
    <w:tmpl w:val="7FFA2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80D20FC"/>
    <w:multiLevelType w:val="hybridMultilevel"/>
    <w:tmpl w:val="3E8E326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60137BE0"/>
    <w:multiLevelType w:val="hybridMultilevel"/>
    <w:tmpl w:val="077ED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1D770A"/>
    <w:multiLevelType w:val="hybridMultilevel"/>
    <w:tmpl w:val="0EDECD3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68247401"/>
    <w:multiLevelType w:val="hybridMultilevel"/>
    <w:tmpl w:val="256E3BA2"/>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9" w15:restartNumberingAfterBreak="0">
    <w:nsid w:val="69D5507F"/>
    <w:multiLevelType w:val="hybridMultilevel"/>
    <w:tmpl w:val="B97A1EBC"/>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71E93B86"/>
    <w:multiLevelType w:val="hybridMultilevel"/>
    <w:tmpl w:val="A3961E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7FB77599"/>
    <w:multiLevelType w:val="hybridMultilevel"/>
    <w:tmpl w:val="280A569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1"/>
  </w:num>
  <w:num w:numId="2">
    <w:abstractNumId w:val="2"/>
  </w:num>
  <w:num w:numId="3">
    <w:abstractNumId w:val="19"/>
  </w:num>
  <w:num w:numId="4">
    <w:abstractNumId w:val="3"/>
  </w:num>
  <w:num w:numId="5">
    <w:abstractNumId w:val="5"/>
  </w:num>
  <w:num w:numId="6">
    <w:abstractNumId w:val="7"/>
  </w:num>
  <w:num w:numId="7">
    <w:abstractNumId w:val="15"/>
  </w:num>
  <w:num w:numId="8">
    <w:abstractNumId w:val="12"/>
  </w:num>
  <w:num w:numId="9">
    <w:abstractNumId w:val="4"/>
  </w:num>
  <w:num w:numId="10">
    <w:abstractNumId w:val="17"/>
  </w:num>
  <w:num w:numId="11">
    <w:abstractNumId w:val="21"/>
  </w:num>
  <w:num w:numId="12">
    <w:abstractNumId w:val="13"/>
  </w:num>
  <w:num w:numId="13">
    <w:abstractNumId w:val="18"/>
  </w:num>
  <w:num w:numId="14">
    <w:abstractNumId w:val="9"/>
  </w:num>
  <w:num w:numId="15">
    <w:abstractNumId w:val="0"/>
    <w:lvlOverride w:ilvl="0">
      <w:lvl w:ilvl="0">
        <w:start w:val="1"/>
        <w:numFmt w:val="bullet"/>
        <w:lvlText w:val="1"/>
        <w:legacy w:legacy="1" w:legacySpace="0" w:legacyIndent="0"/>
        <w:lvlJc w:val="left"/>
        <w:rPr>
          <w:rFonts w:ascii="Arial" w:hAnsi="Arial" w:hint="default"/>
          <w:b w:val="0"/>
          <w:i w:val="0"/>
          <w:strike w:val="0"/>
          <w:color w:val="FFFFFF"/>
          <w:sz w:val="36"/>
          <w:u w:val="none"/>
        </w:rPr>
      </w:lvl>
    </w:lvlOverride>
  </w:num>
  <w:num w:numId="16">
    <w:abstractNumId w:val="0"/>
    <w:lvlOverride w:ilvl="0">
      <w:lvl w:ilvl="0">
        <w:start w:val="1"/>
        <w:numFmt w:val="bullet"/>
        <w:lvlText w:val="• "/>
        <w:legacy w:legacy="1" w:legacySpace="0" w:legacyIndent="0"/>
        <w:lvlJc w:val="left"/>
        <w:pPr>
          <w:ind w:left="1500"/>
        </w:pPr>
        <w:rPr>
          <w:rFonts w:ascii="Times New Roman" w:hAnsi="Times New Roman" w:hint="default"/>
          <w:b w:val="0"/>
          <w:i w:val="0"/>
          <w:strike w:val="0"/>
          <w:color w:val="000000"/>
          <w:sz w:val="22"/>
          <w:u w:val="none"/>
        </w:rPr>
      </w:lvl>
    </w:lvlOverride>
  </w:num>
  <w:num w:numId="17">
    <w:abstractNumId w:val="0"/>
    <w:lvlOverride w:ilvl="0">
      <w:lvl w:ilvl="0">
        <w:start w:val="1"/>
        <w:numFmt w:val="bullet"/>
        <w:lvlText w:val="1 "/>
        <w:legacy w:legacy="1" w:legacySpace="0" w:legacyIndent="0"/>
        <w:lvlJc w:val="left"/>
        <w:pPr>
          <w:ind w:left="2000"/>
        </w:pPr>
        <w:rPr>
          <w:rFonts w:ascii="Arial" w:hAnsi="Arial" w:hint="default"/>
          <w:b/>
          <w:i w:val="0"/>
          <w:strike w:val="0"/>
          <w:color w:val="000000"/>
          <w:sz w:val="22"/>
          <w:u w:val="none"/>
        </w:rPr>
      </w:lvl>
    </w:lvlOverride>
  </w:num>
  <w:num w:numId="18">
    <w:abstractNumId w:val="0"/>
    <w:lvlOverride w:ilvl="0">
      <w:lvl w:ilvl="0">
        <w:start w:val="1"/>
        <w:numFmt w:val="bullet"/>
        <w:lvlText w:val="2 "/>
        <w:legacy w:legacy="1" w:legacySpace="0" w:legacyIndent="0"/>
        <w:lvlJc w:val="left"/>
        <w:pPr>
          <w:ind w:left="2000"/>
        </w:pPr>
        <w:rPr>
          <w:rFonts w:ascii="Arial" w:hAnsi="Arial" w:hint="default"/>
          <w:b/>
          <w:i w:val="0"/>
          <w:strike w:val="0"/>
          <w:color w:val="000000"/>
          <w:sz w:val="22"/>
          <w:u w:val="none"/>
        </w:rPr>
      </w:lvl>
    </w:lvlOverride>
  </w:num>
  <w:num w:numId="19">
    <w:abstractNumId w:val="0"/>
    <w:lvlOverride w:ilvl="0">
      <w:lvl w:ilvl="0">
        <w:start w:val="1"/>
        <w:numFmt w:val="bullet"/>
        <w:lvlText w:val="1"/>
        <w:legacy w:legacy="1" w:legacySpace="0" w:legacyIndent="0"/>
        <w:lvlJc w:val="left"/>
        <w:pPr>
          <w:ind w:left="0" w:firstLine="0"/>
        </w:pPr>
        <w:rPr>
          <w:rFonts w:ascii="Arial" w:hAnsi="Arial" w:cs="Arial" w:hint="default"/>
          <w:b w:val="0"/>
          <w:i w:val="0"/>
          <w:strike w:val="0"/>
          <w:color w:val="FFFFFF"/>
          <w:sz w:val="36"/>
          <w:u w:val="none"/>
        </w:rPr>
      </w:lvl>
    </w:lvlOverride>
  </w:num>
  <w:num w:numId="20">
    <w:abstractNumId w:val="0"/>
    <w:lvlOverride w:ilvl="0">
      <w:lvl w:ilvl="0">
        <w:start w:val="1"/>
        <w:numFmt w:val="bullet"/>
        <w:lvlText w:val="1 "/>
        <w:legacy w:legacy="1" w:legacySpace="0" w:legacyIndent="0"/>
        <w:lvlJc w:val="left"/>
        <w:pPr>
          <w:ind w:left="2000" w:firstLine="0"/>
        </w:pPr>
        <w:rPr>
          <w:rFonts w:ascii="Arial" w:hAnsi="Arial" w:cs="Arial" w:hint="default"/>
          <w:b/>
          <w:i w:val="0"/>
          <w:strike w:val="0"/>
          <w:color w:val="000000"/>
          <w:sz w:val="22"/>
          <w:u w:val="none"/>
        </w:rPr>
      </w:lvl>
    </w:lvlOverride>
  </w:num>
  <w:num w:numId="21">
    <w:abstractNumId w:val="0"/>
    <w:lvlOverride w:ilvl="0">
      <w:lvl w:ilvl="0">
        <w:start w:val="1"/>
        <w:numFmt w:val="bullet"/>
        <w:lvlText w:val="2 "/>
        <w:legacy w:legacy="1" w:legacySpace="0" w:legacyIndent="0"/>
        <w:lvlJc w:val="left"/>
        <w:pPr>
          <w:ind w:left="2000" w:firstLine="0"/>
        </w:pPr>
        <w:rPr>
          <w:rFonts w:ascii="Arial" w:hAnsi="Arial" w:cs="Arial" w:hint="default"/>
          <w:b/>
          <w:i w:val="0"/>
          <w:strike w:val="0"/>
          <w:color w:val="000000"/>
          <w:sz w:val="22"/>
          <w:u w:val="none"/>
        </w:rPr>
      </w:lvl>
    </w:lvlOverride>
  </w:num>
  <w:num w:numId="22">
    <w:abstractNumId w:val="1"/>
  </w:num>
  <w:num w:numId="23">
    <w:abstractNumId w:val="14"/>
  </w:num>
  <w:num w:numId="24">
    <w:abstractNumId w:val="20"/>
  </w:num>
  <w:num w:numId="25">
    <w:abstractNumId w:val="8"/>
  </w:num>
  <w:num w:numId="26">
    <w:abstractNumId w:val="10"/>
  </w:num>
  <w:num w:numId="27">
    <w:abstractNumId w:val="6"/>
  </w:num>
  <w:num w:numId="28">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ellis Ellis">
    <w15:presenceInfo w15:providerId="None" w15:userId="Tellis Ell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TrueTypeFonts/>
  <w:proofState w:spelling="clean"/>
  <w:attachedTemplate r:id="rId1"/>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085"/>
    <w:rsid w:val="00002EEF"/>
    <w:rsid w:val="000041BB"/>
    <w:rsid w:val="000126AD"/>
    <w:rsid w:val="00013603"/>
    <w:rsid w:val="00022379"/>
    <w:rsid w:val="00027C4A"/>
    <w:rsid w:val="000321BE"/>
    <w:rsid w:val="00035935"/>
    <w:rsid w:val="00042C6D"/>
    <w:rsid w:val="000461B7"/>
    <w:rsid w:val="00046CA8"/>
    <w:rsid w:val="00046D4C"/>
    <w:rsid w:val="00047555"/>
    <w:rsid w:val="000500EF"/>
    <w:rsid w:val="0007369D"/>
    <w:rsid w:val="000A3F77"/>
    <w:rsid w:val="000A51D7"/>
    <w:rsid w:val="000C07AF"/>
    <w:rsid w:val="000D1486"/>
    <w:rsid w:val="000D57D0"/>
    <w:rsid w:val="000D6871"/>
    <w:rsid w:val="000D77E3"/>
    <w:rsid w:val="000E0D35"/>
    <w:rsid w:val="000E72E2"/>
    <w:rsid w:val="000F0AA7"/>
    <w:rsid w:val="000F11C2"/>
    <w:rsid w:val="0011295C"/>
    <w:rsid w:val="00112AFE"/>
    <w:rsid w:val="00124C00"/>
    <w:rsid w:val="00130001"/>
    <w:rsid w:val="001355F5"/>
    <w:rsid w:val="00150112"/>
    <w:rsid w:val="00150F2B"/>
    <w:rsid w:val="001667CD"/>
    <w:rsid w:val="00167874"/>
    <w:rsid w:val="00175C4A"/>
    <w:rsid w:val="00180ED8"/>
    <w:rsid w:val="0018374A"/>
    <w:rsid w:val="00194758"/>
    <w:rsid w:val="001A0746"/>
    <w:rsid w:val="001A3CCF"/>
    <w:rsid w:val="001A7813"/>
    <w:rsid w:val="001B303F"/>
    <w:rsid w:val="001C6F28"/>
    <w:rsid w:val="001D4355"/>
    <w:rsid w:val="001E0E20"/>
    <w:rsid w:val="00200AA5"/>
    <w:rsid w:val="0020367B"/>
    <w:rsid w:val="00211029"/>
    <w:rsid w:val="00215E05"/>
    <w:rsid w:val="002250C4"/>
    <w:rsid w:val="00225588"/>
    <w:rsid w:val="00230263"/>
    <w:rsid w:val="002321A0"/>
    <w:rsid w:val="0026500E"/>
    <w:rsid w:val="00285CC1"/>
    <w:rsid w:val="00294877"/>
    <w:rsid w:val="002A3793"/>
    <w:rsid w:val="002B1AF5"/>
    <w:rsid w:val="002B39FE"/>
    <w:rsid w:val="002C2A36"/>
    <w:rsid w:val="002C31D3"/>
    <w:rsid w:val="002D4D18"/>
    <w:rsid w:val="002E3D94"/>
    <w:rsid w:val="002F5AE8"/>
    <w:rsid w:val="00310B70"/>
    <w:rsid w:val="003164BC"/>
    <w:rsid w:val="00330661"/>
    <w:rsid w:val="00335BF7"/>
    <w:rsid w:val="00340FCA"/>
    <w:rsid w:val="00343E77"/>
    <w:rsid w:val="003451B5"/>
    <w:rsid w:val="00354167"/>
    <w:rsid w:val="00356912"/>
    <w:rsid w:val="003653AD"/>
    <w:rsid w:val="00384E1B"/>
    <w:rsid w:val="00387949"/>
    <w:rsid w:val="00390356"/>
    <w:rsid w:val="003B43AF"/>
    <w:rsid w:val="003B74E9"/>
    <w:rsid w:val="003C66B6"/>
    <w:rsid w:val="003D4DF5"/>
    <w:rsid w:val="003E64E5"/>
    <w:rsid w:val="0041358D"/>
    <w:rsid w:val="00416A6F"/>
    <w:rsid w:val="004238DF"/>
    <w:rsid w:val="00425448"/>
    <w:rsid w:val="00443FA4"/>
    <w:rsid w:val="00455548"/>
    <w:rsid w:val="00461085"/>
    <w:rsid w:val="00485FE3"/>
    <w:rsid w:val="0049719B"/>
    <w:rsid w:val="004A2B79"/>
    <w:rsid w:val="004A6496"/>
    <w:rsid w:val="004C7384"/>
    <w:rsid w:val="004D0B0B"/>
    <w:rsid w:val="004D4203"/>
    <w:rsid w:val="004D461B"/>
    <w:rsid w:val="004E266C"/>
    <w:rsid w:val="004F0D9D"/>
    <w:rsid w:val="0050736A"/>
    <w:rsid w:val="00511B22"/>
    <w:rsid w:val="00513B24"/>
    <w:rsid w:val="0052352B"/>
    <w:rsid w:val="0053052D"/>
    <w:rsid w:val="00537640"/>
    <w:rsid w:val="005544A8"/>
    <w:rsid w:val="005577B9"/>
    <w:rsid w:val="00563D01"/>
    <w:rsid w:val="00564024"/>
    <w:rsid w:val="00565C9A"/>
    <w:rsid w:val="005678BE"/>
    <w:rsid w:val="005770CF"/>
    <w:rsid w:val="005850A6"/>
    <w:rsid w:val="00592677"/>
    <w:rsid w:val="00594927"/>
    <w:rsid w:val="005D081F"/>
    <w:rsid w:val="005D4847"/>
    <w:rsid w:val="005E24DF"/>
    <w:rsid w:val="005E7342"/>
    <w:rsid w:val="005E7FE8"/>
    <w:rsid w:val="005F29AA"/>
    <w:rsid w:val="005F3A84"/>
    <w:rsid w:val="005F7789"/>
    <w:rsid w:val="00603068"/>
    <w:rsid w:val="00603411"/>
    <w:rsid w:val="006051D0"/>
    <w:rsid w:val="00617AF2"/>
    <w:rsid w:val="00633F03"/>
    <w:rsid w:val="00640755"/>
    <w:rsid w:val="00647221"/>
    <w:rsid w:val="006539C3"/>
    <w:rsid w:val="0066037D"/>
    <w:rsid w:val="00671438"/>
    <w:rsid w:val="006728F5"/>
    <w:rsid w:val="0067771D"/>
    <w:rsid w:val="00690AC2"/>
    <w:rsid w:val="0069584E"/>
    <w:rsid w:val="006A0BD4"/>
    <w:rsid w:val="006A6B87"/>
    <w:rsid w:val="006B2394"/>
    <w:rsid w:val="00707EDB"/>
    <w:rsid w:val="00722C8A"/>
    <w:rsid w:val="00723F70"/>
    <w:rsid w:val="0073328A"/>
    <w:rsid w:val="007379A1"/>
    <w:rsid w:val="007758FF"/>
    <w:rsid w:val="0077639A"/>
    <w:rsid w:val="0078641B"/>
    <w:rsid w:val="00790FC1"/>
    <w:rsid w:val="007A05BB"/>
    <w:rsid w:val="007A1FB7"/>
    <w:rsid w:val="007A2C23"/>
    <w:rsid w:val="007B0AB9"/>
    <w:rsid w:val="007B191E"/>
    <w:rsid w:val="007B78CB"/>
    <w:rsid w:val="007B7BF2"/>
    <w:rsid w:val="007D0F74"/>
    <w:rsid w:val="007E1183"/>
    <w:rsid w:val="007E5EFF"/>
    <w:rsid w:val="007E77F3"/>
    <w:rsid w:val="007F1AED"/>
    <w:rsid w:val="007F4003"/>
    <w:rsid w:val="007F53A1"/>
    <w:rsid w:val="007F74F8"/>
    <w:rsid w:val="00800472"/>
    <w:rsid w:val="0080123E"/>
    <w:rsid w:val="008072F2"/>
    <w:rsid w:val="00813F31"/>
    <w:rsid w:val="00814A94"/>
    <w:rsid w:val="008165E3"/>
    <w:rsid w:val="00834213"/>
    <w:rsid w:val="0084038F"/>
    <w:rsid w:val="008403DB"/>
    <w:rsid w:val="008463FC"/>
    <w:rsid w:val="0085436E"/>
    <w:rsid w:val="008609F4"/>
    <w:rsid w:val="008612DE"/>
    <w:rsid w:val="00861769"/>
    <w:rsid w:val="0086688C"/>
    <w:rsid w:val="00870883"/>
    <w:rsid w:val="00872348"/>
    <w:rsid w:val="00893B23"/>
    <w:rsid w:val="008C5285"/>
    <w:rsid w:val="008D7825"/>
    <w:rsid w:val="008E0F12"/>
    <w:rsid w:val="008E1114"/>
    <w:rsid w:val="008E554A"/>
    <w:rsid w:val="008E6427"/>
    <w:rsid w:val="008F3460"/>
    <w:rsid w:val="008F790F"/>
    <w:rsid w:val="00910EC1"/>
    <w:rsid w:val="00911196"/>
    <w:rsid w:val="0091186B"/>
    <w:rsid w:val="009204A9"/>
    <w:rsid w:val="00926951"/>
    <w:rsid w:val="009330D9"/>
    <w:rsid w:val="00934CF5"/>
    <w:rsid w:val="00943340"/>
    <w:rsid w:val="00943AEA"/>
    <w:rsid w:val="009461CE"/>
    <w:rsid w:val="00946DA5"/>
    <w:rsid w:val="00954875"/>
    <w:rsid w:val="009570C6"/>
    <w:rsid w:val="00973EA5"/>
    <w:rsid w:val="0097429E"/>
    <w:rsid w:val="009749FE"/>
    <w:rsid w:val="00975B4D"/>
    <w:rsid w:val="00976D13"/>
    <w:rsid w:val="009812E5"/>
    <w:rsid w:val="00984C2C"/>
    <w:rsid w:val="009856FB"/>
    <w:rsid w:val="00992453"/>
    <w:rsid w:val="00993C4C"/>
    <w:rsid w:val="009A5C5B"/>
    <w:rsid w:val="009A6182"/>
    <w:rsid w:val="009B6093"/>
    <w:rsid w:val="009C2469"/>
    <w:rsid w:val="009C7BC3"/>
    <w:rsid w:val="009D192D"/>
    <w:rsid w:val="009E287A"/>
    <w:rsid w:val="009F0607"/>
    <w:rsid w:val="009F740C"/>
    <w:rsid w:val="00A05ABB"/>
    <w:rsid w:val="00A15784"/>
    <w:rsid w:val="00A31AA7"/>
    <w:rsid w:val="00A32540"/>
    <w:rsid w:val="00A36A39"/>
    <w:rsid w:val="00A37451"/>
    <w:rsid w:val="00A53269"/>
    <w:rsid w:val="00A71605"/>
    <w:rsid w:val="00A772EF"/>
    <w:rsid w:val="00A80C5C"/>
    <w:rsid w:val="00A83DED"/>
    <w:rsid w:val="00A91DC9"/>
    <w:rsid w:val="00A94D0A"/>
    <w:rsid w:val="00A96B00"/>
    <w:rsid w:val="00AA3730"/>
    <w:rsid w:val="00AB02DE"/>
    <w:rsid w:val="00AB1801"/>
    <w:rsid w:val="00AB3FD0"/>
    <w:rsid w:val="00AB67AF"/>
    <w:rsid w:val="00AB6B04"/>
    <w:rsid w:val="00AB6CFD"/>
    <w:rsid w:val="00AC284B"/>
    <w:rsid w:val="00AC4EE1"/>
    <w:rsid w:val="00AD31DF"/>
    <w:rsid w:val="00AD445D"/>
    <w:rsid w:val="00AE2C58"/>
    <w:rsid w:val="00AE6D29"/>
    <w:rsid w:val="00B03090"/>
    <w:rsid w:val="00B07FB4"/>
    <w:rsid w:val="00B10813"/>
    <w:rsid w:val="00B1584C"/>
    <w:rsid w:val="00B225B3"/>
    <w:rsid w:val="00B24FAD"/>
    <w:rsid w:val="00B30501"/>
    <w:rsid w:val="00B5625F"/>
    <w:rsid w:val="00B62385"/>
    <w:rsid w:val="00B71D13"/>
    <w:rsid w:val="00B778DD"/>
    <w:rsid w:val="00B80B13"/>
    <w:rsid w:val="00B852F9"/>
    <w:rsid w:val="00BA6666"/>
    <w:rsid w:val="00BB70D1"/>
    <w:rsid w:val="00BC2B06"/>
    <w:rsid w:val="00BE2B66"/>
    <w:rsid w:val="00BE5297"/>
    <w:rsid w:val="00BE6807"/>
    <w:rsid w:val="00BF0270"/>
    <w:rsid w:val="00BF4E8F"/>
    <w:rsid w:val="00C04691"/>
    <w:rsid w:val="00C07941"/>
    <w:rsid w:val="00C11079"/>
    <w:rsid w:val="00C271E9"/>
    <w:rsid w:val="00C37DEF"/>
    <w:rsid w:val="00C406E4"/>
    <w:rsid w:val="00C42FB5"/>
    <w:rsid w:val="00C43AE5"/>
    <w:rsid w:val="00C53E40"/>
    <w:rsid w:val="00C5613A"/>
    <w:rsid w:val="00C615D1"/>
    <w:rsid w:val="00C66DE2"/>
    <w:rsid w:val="00C82A47"/>
    <w:rsid w:val="00CA7878"/>
    <w:rsid w:val="00CB18A1"/>
    <w:rsid w:val="00CB7FAF"/>
    <w:rsid w:val="00CC269E"/>
    <w:rsid w:val="00CC30B8"/>
    <w:rsid w:val="00CD7C0E"/>
    <w:rsid w:val="00CF2BE5"/>
    <w:rsid w:val="00D06058"/>
    <w:rsid w:val="00D12D25"/>
    <w:rsid w:val="00D13CFD"/>
    <w:rsid w:val="00D30E16"/>
    <w:rsid w:val="00D43F9C"/>
    <w:rsid w:val="00D44B35"/>
    <w:rsid w:val="00D45204"/>
    <w:rsid w:val="00D562DD"/>
    <w:rsid w:val="00D70169"/>
    <w:rsid w:val="00D77A30"/>
    <w:rsid w:val="00D80FE3"/>
    <w:rsid w:val="00D91E7E"/>
    <w:rsid w:val="00DA3628"/>
    <w:rsid w:val="00DA694C"/>
    <w:rsid w:val="00DC2F03"/>
    <w:rsid w:val="00DD1512"/>
    <w:rsid w:val="00DD567A"/>
    <w:rsid w:val="00DE0983"/>
    <w:rsid w:val="00DE319B"/>
    <w:rsid w:val="00DF4DD0"/>
    <w:rsid w:val="00E00274"/>
    <w:rsid w:val="00E069B0"/>
    <w:rsid w:val="00E36403"/>
    <w:rsid w:val="00E62EB8"/>
    <w:rsid w:val="00E75695"/>
    <w:rsid w:val="00E81C05"/>
    <w:rsid w:val="00E844E1"/>
    <w:rsid w:val="00EA4D97"/>
    <w:rsid w:val="00EB3F2E"/>
    <w:rsid w:val="00EB41B1"/>
    <w:rsid w:val="00EB5E39"/>
    <w:rsid w:val="00EC529E"/>
    <w:rsid w:val="00ED53BE"/>
    <w:rsid w:val="00EE0EDC"/>
    <w:rsid w:val="00EE3821"/>
    <w:rsid w:val="00EE57A8"/>
    <w:rsid w:val="00F02302"/>
    <w:rsid w:val="00F144E6"/>
    <w:rsid w:val="00F16759"/>
    <w:rsid w:val="00F27075"/>
    <w:rsid w:val="00F33D02"/>
    <w:rsid w:val="00F61527"/>
    <w:rsid w:val="00F6397A"/>
    <w:rsid w:val="00F86226"/>
    <w:rsid w:val="00F9433E"/>
    <w:rsid w:val="00F9466A"/>
    <w:rsid w:val="00FA3172"/>
    <w:rsid w:val="00FA3B69"/>
    <w:rsid w:val="00FB21C1"/>
    <w:rsid w:val="00FB25E0"/>
    <w:rsid w:val="00FB61E0"/>
    <w:rsid w:val="00FE51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0EA84B"/>
  <w15:chartTrackingRefBased/>
  <w15:docId w15:val="{925C20BC-7EF0-4AC6-82EA-EBA69617A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B5E39"/>
    <w:rPr>
      <w:rFonts w:ascii="Open Sans" w:hAnsi="Open Sans"/>
    </w:rPr>
  </w:style>
  <w:style w:type="paragraph" w:styleId="Heading1">
    <w:name w:val="heading 1"/>
    <w:basedOn w:val="Normal"/>
    <w:next w:val="Normal"/>
    <w:link w:val="Heading1Char"/>
    <w:uiPriority w:val="9"/>
    <w:qFormat/>
    <w:rsid w:val="0097429E"/>
    <w:pPr>
      <w:keepNext/>
      <w:keepLines/>
      <w:spacing w:before="240" w:after="0"/>
      <w:outlineLvl w:val="0"/>
    </w:pPr>
    <w:rPr>
      <w:rFonts w:asciiTheme="majorHAnsi" w:eastAsiaTheme="majorEastAsia" w:hAnsiTheme="majorHAnsi" w:cstheme="majorBidi"/>
      <w:color w:val="228DD8" w:themeColor="accent1" w:themeShade="BF"/>
      <w:sz w:val="32"/>
      <w:szCs w:val="32"/>
    </w:rPr>
  </w:style>
  <w:style w:type="paragraph" w:styleId="Heading2">
    <w:name w:val="heading 2"/>
    <w:basedOn w:val="Normal"/>
    <w:next w:val="Normal"/>
    <w:link w:val="Heading2Char"/>
    <w:uiPriority w:val="9"/>
    <w:unhideWhenUsed/>
    <w:qFormat/>
    <w:rsid w:val="00387949"/>
    <w:pPr>
      <w:keepNext/>
      <w:keepLines/>
      <w:spacing w:before="40" w:after="0"/>
      <w:outlineLvl w:val="1"/>
    </w:pPr>
    <w:rPr>
      <w:rFonts w:asciiTheme="majorHAnsi" w:eastAsiaTheme="majorEastAsia" w:hAnsiTheme="majorHAnsi" w:cs="Times New Roman"/>
      <w:color w:val="228DD8" w:themeColor="accent1" w:themeShade="BF"/>
      <w:sz w:val="26"/>
      <w:szCs w:val="26"/>
    </w:rPr>
  </w:style>
  <w:style w:type="paragraph" w:styleId="Heading3">
    <w:name w:val="heading 3"/>
    <w:basedOn w:val="Normal"/>
    <w:next w:val="Normal"/>
    <w:link w:val="Heading3Char"/>
    <w:uiPriority w:val="9"/>
    <w:unhideWhenUsed/>
    <w:qFormat/>
    <w:rsid w:val="00387949"/>
    <w:pPr>
      <w:keepNext/>
      <w:keepLines/>
      <w:spacing w:before="200" w:after="0" w:line="276" w:lineRule="auto"/>
      <w:outlineLvl w:val="2"/>
    </w:pPr>
    <w:rPr>
      <w:rFonts w:asciiTheme="majorHAnsi" w:eastAsiaTheme="majorEastAsia" w:hAnsiTheme="majorHAnsi" w:cs="Times New Roman"/>
      <w:bCs/>
      <w:color w:val="67B2E8"/>
      <w:sz w:val="28"/>
    </w:rPr>
  </w:style>
  <w:style w:type="paragraph" w:styleId="Heading4">
    <w:name w:val="heading 4"/>
    <w:basedOn w:val="Normal"/>
    <w:next w:val="BodyAfterHead"/>
    <w:link w:val="Heading4Char"/>
    <w:uiPriority w:val="9"/>
    <w:qFormat/>
    <w:rsid w:val="00387949"/>
    <w:pPr>
      <w:keepNext/>
      <w:suppressAutoHyphens/>
      <w:autoSpaceDE w:val="0"/>
      <w:autoSpaceDN w:val="0"/>
      <w:adjustRightInd w:val="0"/>
      <w:spacing w:before="240" w:after="100" w:line="280" w:lineRule="atLeast"/>
      <w:outlineLvl w:val="3"/>
    </w:pPr>
    <w:rPr>
      <w:rFonts w:ascii="Arial" w:eastAsiaTheme="minorEastAsia" w:hAnsi="Arial" w:cs="Arial"/>
      <w:i/>
      <w:iCs/>
      <w:color w:val="0000FF"/>
      <w:w w:val="0"/>
      <w:sz w:val="24"/>
      <w:szCs w:val="24"/>
    </w:rPr>
  </w:style>
  <w:style w:type="paragraph" w:styleId="Heading5">
    <w:name w:val="heading 5"/>
    <w:basedOn w:val="Normal"/>
    <w:next w:val="Normal"/>
    <w:link w:val="Heading5Char"/>
    <w:uiPriority w:val="9"/>
    <w:unhideWhenUsed/>
    <w:qFormat/>
    <w:rsid w:val="00387949"/>
    <w:pPr>
      <w:keepNext/>
      <w:keepLines/>
      <w:spacing w:before="40" w:after="0"/>
      <w:outlineLvl w:val="4"/>
    </w:pPr>
    <w:rPr>
      <w:rFonts w:asciiTheme="majorHAnsi" w:eastAsiaTheme="majorEastAsia" w:hAnsiTheme="majorHAnsi" w:cs="Times New Roman"/>
      <w:color w:val="228DD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429E"/>
    <w:rPr>
      <w:rFonts w:asciiTheme="majorHAnsi" w:eastAsiaTheme="majorEastAsia" w:hAnsiTheme="majorHAnsi" w:cstheme="majorBidi"/>
      <w:color w:val="228DD8" w:themeColor="accent1" w:themeShade="BF"/>
      <w:sz w:val="32"/>
      <w:szCs w:val="32"/>
    </w:rPr>
  </w:style>
  <w:style w:type="character" w:customStyle="1" w:styleId="Heading2Char">
    <w:name w:val="Heading 2 Char"/>
    <w:basedOn w:val="DefaultParagraphFont"/>
    <w:link w:val="Heading2"/>
    <w:uiPriority w:val="9"/>
    <w:rsid w:val="00387949"/>
    <w:rPr>
      <w:rFonts w:asciiTheme="majorHAnsi" w:eastAsiaTheme="majorEastAsia" w:hAnsiTheme="majorHAnsi" w:cs="Times New Roman"/>
      <w:color w:val="228DD8" w:themeColor="accent1" w:themeShade="BF"/>
      <w:sz w:val="26"/>
      <w:szCs w:val="26"/>
    </w:rPr>
  </w:style>
  <w:style w:type="character" w:customStyle="1" w:styleId="Heading3Char">
    <w:name w:val="Heading 3 Char"/>
    <w:basedOn w:val="DefaultParagraphFont"/>
    <w:link w:val="Heading3"/>
    <w:uiPriority w:val="9"/>
    <w:rsid w:val="00387949"/>
    <w:rPr>
      <w:rFonts w:asciiTheme="majorHAnsi" w:eastAsiaTheme="majorEastAsia" w:hAnsiTheme="majorHAnsi" w:cs="Times New Roman"/>
      <w:bCs/>
      <w:color w:val="67B2E8"/>
      <w:sz w:val="28"/>
    </w:rPr>
  </w:style>
  <w:style w:type="paragraph" w:customStyle="1" w:styleId="BodyAfterHead">
    <w:name w:val="BodyAfterHead"/>
    <w:next w:val="Body"/>
    <w:uiPriority w:val="99"/>
    <w:rsid w:val="00387949"/>
    <w:pPr>
      <w:tabs>
        <w:tab w:val="left" w:pos="2000"/>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after="0" w:line="260" w:lineRule="atLeast"/>
      <w:ind w:left="1500"/>
    </w:pPr>
    <w:rPr>
      <w:rFonts w:ascii="Times New Roman" w:eastAsiaTheme="minorEastAsia" w:hAnsi="Times New Roman" w:cs="Times New Roman"/>
      <w:color w:val="000000"/>
      <w:w w:val="0"/>
    </w:rPr>
  </w:style>
  <w:style w:type="paragraph" w:customStyle="1" w:styleId="Body">
    <w:name w:val="Body"/>
    <w:uiPriority w:val="99"/>
    <w:rsid w:val="00387949"/>
    <w:pPr>
      <w:tabs>
        <w:tab w:val="left" w:pos="2000"/>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60" w:after="0" w:line="260" w:lineRule="atLeast"/>
      <w:ind w:left="1500"/>
    </w:pPr>
    <w:rPr>
      <w:rFonts w:ascii="Times New Roman" w:eastAsiaTheme="minorEastAsia" w:hAnsi="Times New Roman" w:cs="Times New Roman"/>
      <w:color w:val="000000"/>
      <w:w w:val="0"/>
    </w:rPr>
  </w:style>
  <w:style w:type="character" w:customStyle="1" w:styleId="Heading4Char">
    <w:name w:val="Heading 4 Char"/>
    <w:basedOn w:val="DefaultParagraphFont"/>
    <w:link w:val="Heading4"/>
    <w:uiPriority w:val="9"/>
    <w:rsid w:val="00387949"/>
    <w:rPr>
      <w:rFonts w:ascii="Arial" w:eastAsiaTheme="minorEastAsia" w:hAnsi="Arial" w:cs="Arial"/>
      <w:i/>
      <w:iCs/>
      <w:color w:val="0000FF"/>
      <w:w w:val="0"/>
      <w:sz w:val="24"/>
      <w:szCs w:val="24"/>
    </w:rPr>
  </w:style>
  <w:style w:type="character" w:customStyle="1" w:styleId="Heading5Char">
    <w:name w:val="Heading 5 Char"/>
    <w:basedOn w:val="DefaultParagraphFont"/>
    <w:link w:val="Heading5"/>
    <w:uiPriority w:val="9"/>
    <w:rsid w:val="00387949"/>
    <w:rPr>
      <w:rFonts w:asciiTheme="majorHAnsi" w:eastAsiaTheme="majorEastAsia" w:hAnsiTheme="majorHAnsi" w:cs="Times New Roman"/>
      <w:color w:val="228DD8" w:themeColor="accent1" w:themeShade="BF"/>
    </w:rPr>
  </w:style>
  <w:style w:type="paragraph" w:styleId="Header">
    <w:name w:val="header"/>
    <w:basedOn w:val="Normal"/>
    <w:link w:val="HeaderChar"/>
    <w:uiPriority w:val="99"/>
    <w:unhideWhenUsed/>
    <w:rsid w:val="008E11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1114"/>
  </w:style>
  <w:style w:type="paragraph" w:styleId="Footer">
    <w:name w:val="footer"/>
    <w:basedOn w:val="Normal"/>
    <w:link w:val="FooterChar"/>
    <w:uiPriority w:val="99"/>
    <w:unhideWhenUsed/>
    <w:rsid w:val="008E11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1114"/>
  </w:style>
  <w:style w:type="paragraph" w:customStyle="1" w:styleId="Body-Corporate">
    <w:name w:val="Body - Corporate"/>
    <w:basedOn w:val="Normal"/>
    <w:uiPriority w:val="99"/>
    <w:rsid w:val="008E1114"/>
    <w:pPr>
      <w:suppressAutoHyphens/>
      <w:autoSpaceDE w:val="0"/>
      <w:autoSpaceDN w:val="0"/>
      <w:adjustRightInd w:val="0"/>
      <w:spacing w:after="0" w:line="160" w:lineRule="atLeast"/>
      <w:jc w:val="right"/>
      <w:textAlignment w:val="center"/>
    </w:pPr>
    <w:rPr>
      <w:rFonts w:ascii="Open Sans Light" w:hAnsi="Open Sans Light" w:cs="Open Sans Light"/>
      <w:color w:val="000000"/>
      <w:sz w:val="13"/>
      <w:szCs w:val="13"/>
    </w:rPr>
  </w:style>
  <w:style w:type="paragraph" w:styleId="NoSpacing">
    <w:name w:val="No Spacing"/>
    <w:link w:val="NoSpacingChar"/>
    <w:uiPriority w:val="1"/>
    <w:qFormat/>
    <w:rsid w:val="001A0746"/>
    <w:pPr>
      <w:spacing w:after="0" w:line="240" w:lineRule="auto"/>
    </w:pPr>
    <w:rPr>
      <w:rFonts w:eastAsiaTheme="minorEastAsia"/>
    </w:rPr>
  </w:style>
  <w:style w:type="character" w:customStyle="1" w:styleId="NoSpacingChar">
    <w:name w:val="No Spacing Char"/>
    <w:basedOn w:val="DefaultParagraphFont"/>
    <w:link w:val="NoSpacing"/>
    <w:uiPriority w:val="1"/>
    <w:rsid w:val="001A0746"/>
    <w:rPr>
      <w:rFonts w:eastAsiaTheme="minorEastAsia"/>
    </w:rPr>
  </w:style>
  <w:style w:type="paragraph" w:styleId="BalloonText">
    <w:name w:val="Balloon Text"/>
    <w:basedOn w:val="Normal"/>
    <w:link w:val="BalloonTextChar"/>
    <w:uiPriority w:val="99"/>
    <w:semiHidden/>
    <w:unhideWhenUsed/>
    <w:rsid w:val="009C24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2469"/>
    <w:rPr>
      <w:rFonts w:ascii="Segoe UI" w:hAnsi="Segoe UI" w:cs="Segoe UI"/>
      <w:sz w:val="18"/>
      <w:szCs w:val="18"/>
    </w:rPr>
  </w:style>
  <w:style w:type="paragraph" w:styleId="TOCHeading">
    <w:name w:val="TOC Heading"/>
    <w:basedOn w:val="Heading1"/>
    <w:next w:val="Normal"/>
    <w:uiPriority w:val="39"/>
    <w:unhideWhenUsed/>
    <w:qFormat/>
    <w:rsid w:val="00387949"/>
    <w:pPr>
      <w:spacing w:before="480" w:line="276" w:lineRule="auto"/>
      <w:outlineLvl w:val="9"/>
    </w:pPr>
    <w:rPr>
      <w:rFonts w:cs="Times New Roman"/>
      <w:bCs/>
      <w:color w:val="004987"/>
      <w:sz w:val="40"/>
      <w:szCs w:val="28"/>
    </w:rPr>
  </w:style>
  <w:style w:type="paragraph" w:styleId="TOC1">
    <w:name w:val="toc 1"/>
    <w:basedOn w:val="Normal"/>
    <w:next w:val="Normal"/>
    <w:autoRedefine/>
    <w:uiPriority w:val="39"/>
    <w:unhideWhenUsed/>
    <w:rsid w:val="00790FC1"/>
    <w:pPr>
      <w:tabs>
        <w:tab w:val="right" w:leader="dot" w:pos="14400"/>
      </w:tabs>
      <w:spacing w:after="100" w:line="276" w:lineRule="auto"/>
    </w:pPr>
    <w:rPr>
      <w:rFonts w:asciiTheme="minorHAnsi" w:eastAsiaTheme="minorEastAsia" w:hAnsiTheme="minorHAnsi" w:cs="Times New Roman"/>
      <w:color w:val="004B87" w:themeColor="accent6"/>
    </w:rPr>
  </w:style>
  <w:style w:type="character" w:styleId="Hyperlink">
    <w:name w:val="Hyperlink"/>
    <w:basedOn w:val="DefaultParagraphFont"/>
    <w:uiPriority w:val="99"/>
    <w:unhideWhenUsed/>
    <w:rsid w:val="00387949"/>
    <w:rPr>
      <w:rFonts w:cs="Times New Roman"/>
      <w:color w:val="67B2E8"/>
      <w:u w:val="single"/>
    </w:rPr>
  </w:style>
  <w:style w:type="paragraph" w:styleId="TOC2">
    <w:name w:val="toc 2"/>
    <w:basedOn w:val="Normal"/>
    <w:next w:val="Normal"/>
    <w:autoRedefine/>
    <w:uiPriority w:val="39"/>
    <w:unhideWhenUsed/>
    <w:rsid w:val="00387949"/>
    <w:pPr>
      <w:spacing w:after="100" w:line="276" w:lineRule="auto"/>
      <w:ind w:left="220"/>
    </w:pPr>
    <w:rPr>
      <w:rFonts w:asciiTheme="minorHAnsi" w:eastAsiaTheme="minorEastAsia" w:hAnsiTheme="minorHAnsi" w:cs="Times New Roman"/>
      <w:color w:val="004B87" w:themeColor="accent6"/>
    </w:rPr>
  </w:style>
  <w:style w:type="paragraph" w:styleId="BodyText">
    <w:name w:val="Body Text"/>
    <w:basedOn w:val="Normal"/>
    <w:link w:val="BodyTextChar"/>
    <w:unhideWhenUsed/>
    <w:rsid w:val="00387949"/>
    <w:pPr>
      <w:spacing w:after="120" w:line="276" w:lineRule="auto"/>
    </w:pPr>
    <w:rPr>
      <w:rFonts w:asciiTheme="minorHAnsi" w:eastAsiaTheme="minorEastAsia" w:hAnsiTheme="minorHAnsi" w:cs="Times New Roman"/>
      <w:color w:val="004B87" w:themeColor="accent6"/>
    </w:rPr>
  </w:style>
  <w:style w:type="character" w:customStyle="1" w:styleId="BodyTextChar">
    <w:name w:val="Body Text Char"/>
    <w:basedOn w:val="DefaultParagraphFont"/>
    <w:link w:val="BodyText"/>
    <w:rsid w:val="00387949"/>
    <w:rPr>
      <w:rFonts w:eastAsiaTheme="minorEastAsia" w:cs="Times New Roman"/>
      <w:color w:val="004B87" w:themeColor="accent6"/>
    </w:rPr>
  </w:style>
  <w:style w:type="table" w:styleId="LightShading">
    <w:name w:val="Light Shading"/>
    <w:basedOn w:val="TableNormal"/>
    <w:uiPriority w:val="60"/>
    <w:rsid w:val="00387949"/>
    <w:pPr>
      <w:spacing w:after="0" w:line="240" w:lineRule="auto"/>
    </w:pPr>
    <w:rPr>
      <w:rFonts w:eastAsiaTheme="minorEastAsia" w:cs="Times New Roman"/>
      <w:color w:val="3E4043" w:themeColor="text1" w:themeShade="BF"/>
    </w:rPr>
    <w:tblPr>
      <w:tblStyleRowBandSize w:val="1"/>
      <w:tblStyleColBandSize w:val="1"/>
      <w:tblBorders>
        <w:top w:val="single" w:sz="8" w:space="0" w:color="53565A" w:themeColor="text1"/>
        <w:bottom w:val="single" w:sz="8" w:space="0" w:color="53565A" w:themeColor="text1"/>
      </w:tblBorders>
    </w:tblPr>
    <w:tblStylePr w:type="firstRow">
      <w:pPr>
        <w:spacing w:before="0" w:after="0"/>
      </w:pPr>
      <w:rPr>
        <w:rFonts w:cs="Times New Roman"/>
        <w:b/>
        <w:bCs/>
      </w:rPr>
      <w:tblPr/>
      <w:tcPr>
        <w:tcBorders>
          <w:top w:val="single" w:sz="8" w:space="0" w:color="53565A" w:themeColor="text1"/>
          <w:left w:val="nil"/>
          <w:bottom w:val="single" w:sz="8" w:space="0" w:color="53565A" w:themeColor="text1"/>
          <w:right w:val="nil"/>
          <w:insideH w:val="nil"/>
          <w:insideV w:val="nil"/>
        </w:tcBorders>
      </w:tcPr>
    </w:tblStylePr>
    <w:tblStylePr w:type="lastRow">
      <w:pPr>
        <w:spacing w:before="0" w:after="0"/>
      </w:pPr>
      <w:rPr>
        <w:rFonts w:cs="Times New Roman"/>
        <w:b/>
        <w:bCs/>
      </w:rPr>
      <w:tblPr/>
      <w:tcPr>
        <w:tcBorders>
          <w:top w:val="single" w:sz="8" w:space="0" w:color="53565A" w:themeColor="text1"/>
          <w:left w:val="nil"/>
          <w:bottom w:val="single" w:sz="8" w:space="0" w:color="53565A" w:themeColor="tex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5D7" w:themeFill="text1" w:themeFillTint="3F"/>
      </w:tcPr>
    </w:tblStylePr>
    <w:tblStylePr w:type="band1Horz">
      <w:rPr>
        <w:rFonts w:cs="Times New Roman"/>
      </w:rPr>
      <w:tblPr/>
      <w:tcPr>
        <w:tcBorders>
          <w:left w:val="nil"/>
          <w:right w:val="nil"/>
          <w:insideH w:val="nil"/>
          <w:insideV w:val="nil"/>
        </w:tcBorders>
        <w:shd w:val="clear" w:color="auto" w:fill="D3D5D7" w:themeFill="text1" w:themeFillTint="3F"/>
      </w:tcPr>
    </w:tblStylePr>
  </w:style>
  <w:style w:type="table" w:styleId="LightShading-Accent6">
    <w:name w:val="Light Shading Accent 6"/>
    <w:basedOn w:val="TableNormal"/>
    <w:uiPriority w:val="60"/>
    <w:rsid w:val="00387949"/>
    <w:pPr>
      <w:spacing w:after="0" w:line="240" w:lineRule="auto"/>
    </w:pPr>
    <w:rPr>
      <w:rFonts w:eastAsiaTheme="minorEastAsia" w:cs="Times New Roman"/>
      <w:color w:val="003765" w:themeColor="accent6" w:themeShade="BF"/>
    </w:rPr>
    <w:tblPr>
      <w:tblStyleRowBandSize w:val="1"/>
      <w:tblStyleColBandSize w:val="1"/>
      <w:tblBorders>
        <w:top w:val="single" w:sz="8" w:space="0" w:color="004B87" w:themeColor="accent6"/>
        <w:bottom w:val="single" w:sz="8" w:space="0" w:color="004B87" w:themeColor="accent6"/>
      </w:tblBorders>
    </w:tblPr>
    <w:tblStylePr w:type="firstRow">
      <w:pPr>
        <w:spacing w:before="0" w:after="0"/>
      </w:pPr>
      <w:rPr>
        <w:rFonts w:cs="Times New Roman"/>
        <w:b/>
        <w:bCs/>
      </w:rPr>
      <w:tblPr/>
      <w:tcPr>
        <w:tcBorders>
          <w:top w:val="single" w:sz="8" w:space="0" w:color="004B87" w:themeColor="accent6"/>
          <w:left w:val="nil"/>
          <w:bottom w:val="single" w:sz="8" w:space="0" w:color="004B87" w:themeColor="accent6"/>
          <w:right w:val="nil"/>
          <w:insideH w:val="nil"/>
          <w:insideV w:val="nil"/>
        </w:tcBorders>
      </w:tcPr>
    </w:tblStylePr>
    <w:tblStylePr w:type="lastRow">
      <w:pPr>
        <w:spacing w:before="0" w:after="0"/>
      </w:pPr>
      <w:rPr>
        <w:rFonts w:cs="Times New Roman"/>
        <w:b/>
        <w:bCs/>
      </w:rPr>
      <w:tblPr/>
      <w:tcPr>
        <w:tcBorders>
          <w:top w:val="single" w:sz="8" w:space="0" w:color="004B87" w:themeColor="accent6"/>
          <w:left w:val="nil"/>
          <w:bottom w:val="single" w:sz="8" w:space="0" w:color="004B87" w:themeColor="accent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A2D5FF" w:themeFill="accent6" w:themeFillTint="3F"/>
      </w:tcPr>
    </w:tblStylePr>
    <w:tblStylePr w:type="band1Horz">
      <w:rPr>
        <w:rFonts w:cs="Times New Roman"/>
      </w:rPr>
      <w:tblPr/>
      <w:tcPr>
        <w:tcBorders>
          <w:left w:val="nil"/>
          <w:right w:val="nil"/>
          <w:insideH w:val="nil"/>
          <w:insideV w:val="nil"/>
        </w:tcBorders>
        <w:shd w:val="clear" w:color="auto" w:fill="A2D5FF" w:themeFill="accent6" w:themeFillTint="3F"/>
      </w:tcPr>
    </w:tblStylePr>
  </w:style>
  <w:style w:type="table" w:styleId="LightShading-Accent5">
    <w:name w:val="Light Shading Accent 5"/>
    <w:basedOn w:val="TableNormal"/>
    <w:uiPriority w:val="60"/>
    <w:rsid w:val="00387949"/>
    <w:pPr>
      <w:spacing w:after="0" w:line="240" w:lineRule="auto"/>
    </w:pPr>
    <w:rPr>
      <w:rFonts w:eastAsiaTheme="minorEastAsia" w:cs="Times New Roman"/>
      <w:color w:val="5EAFD4" w:themeColor="accent5" w:themeShade="BF"/>
    </w:rPr>
    <w:tblPr>
      <w:tblStyleRowBandSize w:val="1"/>
      <w:tblStyleColBandSize w:val="1"/>
      <w:tblBorders>
        <w:top w:val="single" w:sz="8" w:space="0" w:color="B0D8EA" w:themeColor="accent5"/>
        <w:bottom w:val="single" w:sz="8" w:space="0" w:color="B0D8EA" w:themeColor="accent5"/>
      </w:tblBorders>
    </w:tblPr>
    <w:tblStylePr w:type="firstRow">
      <w:pPr>
        <w:spacing w:before="0" w:after="0"/>
      </w:pPr>
      <w:rPr>
        <w:rFonts w:cs="Times New Roman"/>
        <w:b/>
        <w:bCs/>
      </w:rPr>
      <w:tblPr/>
      <w:tcPr>
        <w:tcBorders>
          <w:top w:val="single" w:sz="8" w:space="0" w:color="B0D8EA" w:themeColor="accent5"/>
          <w:left w:val="nil"/>
          <w:bottom w:val="single" w:sz="8" w:space="0" w:color="B0D8EA" w:themeColor="accent5"/>
          <w:right w:val="nil"/>
          <w:insideH w:val="nil"/>
          <w:insideV w:val="nil"/>
        </w:tcBorders>
      </w:tcPr>
    </w:tblStylePr>
    <w:tblStylePr w:type="lastRow">
      <w:pPr>
        <w:spacing w:before="0" w:after="0"/>
      </w:pPr>
      <w:rPr>
        <w:rFonts w:cs="Times New Roman"/>
        <w:b/>
        <w:bCs/>
      </w:rPr>
      <w:tblPr/>
      <w:tcPr>
        <w:tcBorders>
          <w:top w:val="single" w:sz="8" w:space="0" w:color="B0D8EA" w:themeColor="accent5"/>
          <w:left w:val="nil"/>
          <w:bottom w:val="single" w:sz="8" w:space="0" w:color="B0D8EA" w:themeColor="accent5"/>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BF5F9" w:themeFill="accent5" w:themeFillTint="3F"/>
      </w:tcPr>
    </w:tblStylePr>
    <w:tblStylePr w:type="band1Horz">
      <w:rPr>
        <w:rFonts w:cs="Times New Roman"/>
      </w:rPr>
      <w:tblPr/>
      <w:tcPr>
        <w:tcBorders>
          <w:left w:val="nil"/>
          <w:right w:val="nil"/>
          <w:insideH w:val="nil"/>
          <w:insideV w:val="nil"/>
        </w:tcBorders>
        <w:shd w:val="clear" w:color="auto" w:fill="EBF5F9" w:themeFill="accent5" w:themeFillTint="3F"/>
      </w:tcPr>
    </w:tblStylePr>
  </w:style>
  <w:style w:type="table" w:styleId="LightShading-Accent4">
    <w:name w:val="Light Shading Accent 4"/>
    <w:basedOn w:val="TableNormal"/>
    <w:uiPriority w:val="60"/>
    <w:rsid w:val="00387949"/>
    <w:pPr>
      <w:spacing w:after="0" w:line="240" w:lineRule="auto"/>
    </w:pPr>
    <w:rPr>
      <w:rFonts w:eastAsiaTheme="minorEastAsia" w:cs="Times New Roman"/>
      <w:color w:val="D5630D" w:themeColor="accent4" w:themeShade="BF"/>
    </w:rPr>
    <w:tblPr>
      <w:tblStyleRowBandSize w:val="1"/>
      <w:tblStyleColBandSize w:val="1"/>
      <w:tblBorders>
        <w:top w:val="single" w:sz="8" w:space="0" w:color="F38B3C" w:themeColor="accent4"/>
        <w:bottom w:val="single" w:sz="8" w:space="0" w:color="F38B3C" w:themeColor="accent4"/>
      </w:tblBorders>
    </w:tblPr>
    <w:tblStylePr w:type="firstRow">
      <w:pPr>
        <w:spacing w:before="0" w:after="0"/>
      </w:pPr>
      <w:rPr>
        <w:rFonts w:cs="Times New Roman"/>
        <w:b/>
        <w:bCs/>
      </w:rPr>
      <w:tblPr/>
      <w:tcPr>
        <w:tcBorders>
          <w:top w:val="single" w:sz="8" w:space="0" w:color="F38B3C" w:themeColor="accent4"/>
          <w:left w:val="nil"/>
          <w:bottom w:val="single" w:sz="8" w:space="0" w:color="F38B3C" w:themeColor="accent4"/>
          <w:right w:val="nil"/>
          <w:insideH w:val="nil"/>
          <w:insideV w:val="nil"/>
        </w:tcBorders>
      </w:tcPr>
    </w:tblStylePr>
    <w:tblStylePr w:type="lastRow">
      <w:pPr>
        <w:spacing w:before="0" w:after="0"/>
      </w:pPr>
      <w:rPr>
        <w:rFonts w:cs="Times New Roman"/>
        <w:b/>
        <w:bCs/>
      </w:rPr>
      <w:tblPr/>
      <w:tcPr>
        <w:tcBorders>
          <w:top w:val="single" w:sz="8" w:space="0" w:color="F38B3C" w:themeColor="accent4"/>
          <w:left w:val="nil"/>
          <w:bottom w:val="single" w:sz="8" w:space="0" w:color="F38B3C" w:themeColor="accent4"/>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FCE2CE" w:themeFill="accent4" w:themeFillTint="3F"/>
      </w:tcPr>
    </w:tblStylePr>
    <w:tblStylePr w:type="band1Horz">
      <w:rPr>
        <w:rFonts w:cs="Times New Roman"/>
      </w:rPr>
      <w:tblPr/>
      <w:tcPr>
        <w:tcBorders>
          <w:left w:val="nil"/>
          <w:right w:val="nil"/>
          <w:insideH w:val="nil"/>
          <w:insideV w:val="nil"/>
        </w:tcBorders>
        <w:shd w:val="clear" w:color="auto" w:fill="FCE2CE" w:themeFill="accent4" w:themeFillTint="3F"/>
      </w:tcPr>
    </w:tblStylePr>
  </w:style>
  <w:style w:type="character" w:styleId="PageNumber">
    <w:name w:val="page number"/>
    <w:basedOn w:val="DefaultParagraphFont"/>
    <w:uiPriority w:val="99"/>
    <w:rsid w:val="00387949"/>
    <w:rPr>
      <w:rFonts w:cs="Times New Roman"/>
    </w:rPr>
  </w:style>
  <w:style w:type="table" w:styleId="TableGrid">
    <w:name w:val="Table Grid"/>
    <w:basedOn w:val="TableNormal"/>
    <w:uiPriority w:val="39"/>
    <w:rsid w:val="00387949"/>
    <w:pPr>
      <w:spacing w:after="0" w:line="240" w:lineRule="auto"/>
    </w:pPr>
    <w:rPr>
      <w:rFonts w:eastAsiaTheme="minorEastAsia" w:cs="Times New Roman"/>
    </w:rPr>
    <w:tblPr>
      <w:tblBorders>
        <w:top w:val="single" w:sz="4" w:space="0" w:color="53565A" w:themeColor="text1"/>
        <w:left w:val="single" w:sz="4" w:space="0" w:color="53565A" w:themeColor="text1"/>
        <w:bottom w:val="single" w:sz="4" w:space="0" w:color="53565A" w:themeColor="text1"/>
        <w:right w:val="single" w:sz="4" w:space="0" w:color="53565A" w:themeColor="text1"/>
        <w:insideH w:val="single" w:sz="4" w:space="0" w:color="53565A" w:themeColor="text1"/>
        <w:insideV w:val="single" w:sz="4" w:space="0" w:color="53565A" w:themeColor="text1"/>
      </w:tblBorders>
    </w:tblPr>
  </w:style>
  <w:style w:type="table" w:styleId="LightShading-Accent1">
    <w:name w:val="Light Shading Accent 1"/>
    <w:basedOn w:val="TableNormal"/>
    <w:uiPriority w:val="60"/>
    <w:rsid w:val="00387949"/>
    <w:pPr>
      <w:spacing w:after="0" w:line="240" w:lineRule="auto"/>
    </w:pPr>
    <w:rPr>
      <w:rFonts w:eastAsiaTheme="minorEastAsia" w:cs="Times New Roman"/>
      <w:color w:val="228DD8" w:themeColor="accent1" w:themeShade="BF"/>
    </w:rPr>
    <w:tblPr>
      <w:tblStyleRowBandSize w:val="1"/>
      <w:tblStyleColBandSize w:val="1"/>
      <w:tblBorders>
        <w:top w:val="single" w:sz="8" w:space="0" w:color="69B3E7" w:themeColor="accent1"/>
        <w:bottom w:val="single" w:sz="8" w:space="0" w:color="69B3E7" w:themeColor="accent1"/>
      </w:tblBorders>
    </w:tblPr>
    <w:tblStylePr w:type="firstRow">
      <w:pPr>
        <w:spacing w:before="0" w:after="0"/>
      </w:pPr>
      <w:rPr>
        <w:rFonts w:cs="Times New Roman"/>
        <w:b/>
        <w:bCs/>
      </w:rPr>
      <w:tblPr/>
      <w:tcPr>
        <w:tcBorders>
          <w:top w:val="single" w:sz="8" w:space="0" w:color="69B3E7" w:themeColor="accent1"/>
          <w:left w:val="nil"/>
          <w:bottom w:val="single" w:sz="8" w:space="0" w:color="69B3E7" w:themeColor="accent1"/>
          <w:right w:val="nil"/>
          <w:insideH w:val="nil"/>
          <w:insideV w:val="nil"/>
        </w:tcBorders>
      </w:tcPr>
    </w:tblStylePr>
    <w:tblStylePr w:type="lastRow">
      <w:pPr>
        <w:spacing w:before="0" w:after="0"/>
      </w:pPr>
      <w:rPr>
        <w:rFonts w:cs="Times New Roman"/>
        <w:b/>
        <w:bCs/>
      </w:rPr>
      <w:tblPr/>
      <w:tcPr>
        <w:tcBorders>
          <w:top w:val="single" w:sz="8" w:space="0" w:color="69B3E7" w:themeColor="accent1"/>
          <w:left w:val="nil"/>
          <w:bottom w:val="single" w:sz="8" w:space="0" w:color="69B3E7" w:themeColor="accent1"/>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9ECF9" w:themeFill="accent1" w:themeFillTint="3F"/>
      </w:tcPr>
    </w:tblStylePr>
    <w:tblStylePr w:type="band1Horz">
      <w:rPr>
        <w:rFonts w:cs="Times New Roman"/>
      </w:rPr>
      <w:tblPr/>
      <w:tcPr>
        <w:tcBorders>
          <w:left w:val="nil"/>
          <w:right w:val="nil"/>
          <w:insideH w:val="nil"/>
          <w:insideV w:val="nil"/>
        </w:tcBorders>
        <w:shd w:val="clear" w:color="auto" w:fill="D9ECF9" w:themeFill="accent1" w:themeFillTint="3F"/>
      </w:tcPr>
    </w:tblStylePr>
  </w:style>
  <w:style w:type="paragraph" w:styleId="TOC3">
    <w:name w:val="toc 3"/>
    <w:basedOn w:val="Normal"/>
    <w:next w:val="Normal"/>
    <w:autoRedefine/>
    <w:uiPriority w:val="39"/>
    <w:unhideWhenUsed/>
    <w:rsid w:val="00387949"/>
    <w:pPr>
      <w:spacing w:after="100" w:line="276" w:lineRule="auto"/>
      <w:ind w:left="440"/>
    </w:pPr>
    <w:rPr>
      <w:rFonts w:asciiTheme="minorHAnsi" w:eastAsiaTheme="minorEastAsia" w:hAnsiTheme="minorHAnsi" w:cs="Times New Roman"/>
      <w:color w:val="004B87" w:themeColor="accent6"/>
    </w:rPr>
  </w:style>
  <w:style w:type="table" w:styleId="LightShading-Accent3">
    <w:name w:val="Light Shading Accent 3"/>
    <w:basedOn w:val="TableNormal"/>
    <w:uiPriority w:val="60"/>
    <w:rsid w:val="00387949"/>
    <w:pPr>
      <w:spacing w:after="0" w:line="240" w:lineRule="auto"/>
    </w:pPr>
    <w:rPr>
      <w:rFonts w:eastAsiaTheme="minorEastAsia" w:cs="Times New Roman"/>
      <w:color w:val="AEDD31" w:themeColor="accent3" w:themeShade="BF"/>
    </w:rPr>
    <w:tblPr>
      <w:tblStyleRowBandSize w:val="1"/>
      <w:tblStyleColBandSize w:val="1"/>
      <w:tblBorders>
        <w:top w:val="single" w:sz="8" w:space="0" w:color="CDEA80" w:themeColor="accent3"/>
        <w:bottom w:val="single" w:sz="8" w:space="0" w:color="CDEA80" w:themeColor="accent3"/>
      </w:tblBorders>
    </w:tblPr>
    <w:tblStylePr w:type="firstRow">
      <w:pPr>
        <w:spacing w:before="0" w:after="0"/>
      </w:pPr>
      <w:rPr>
        <w:rFonts w:cs="Times New Roman"/>
        <w:b/>
        <w:bCs/>
      </w:rPr>
      <w:tblPr/>
      <w:tcPr>
        <w:tcBorders>
          <w:top w:val="single" w:sz="8" w:space="0" w:color="CDEA80" w:themeColor="accent3"/>
          <w:left w:val="nil"/>
          <w:bottom w:val="single" w:sz="8" w:space="0" w:color="CDEA80" w:themeColor="accent3"/>
          <w:right w:val="nil"/>
          <w:insideH w:val="nil"/>
          <w:insideV w:val="nil"/>
        </w:tcBorders>
      </w:tcPr>
    </w:tblStylePr>
    <w:tblStylePr w:type="lastRow">
      <w:pPr>
        <w:spacing w:before="0" w:after="0"/>
      </w:pPr>
      <w:rPr>
        <w:rFonts w:cs="Times New Roman"/>
        <w:b/>
        <w:bCs/>
      </w:rPr>
      <w:tblPr/>
      <w:tcPr>
        <w:tcBorders>
          <w:top w:val="single" w:sz="8" w:space="0" w:color="CDEA80" w:themeColor="accent3"/>
          <w:left w:val="nil"/>
          <w:bottom w:val="single" w:sz="8" w:space="0" w:color="CDEA80" w:themeColor="accent3"/>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F2F9DF" w:themeFill="accent3" w:themeFillTint="3F"/>
      </w:tcPr>
    </w:tblStylePr>
    <w:tblStylePr w:type="band1Horz">
      <w:rPr>
        <w:rFonts w:cs="Times New Roman"/>
      </w:rPr>
      <w:tblPr/>
      <w:tcPr>
        <w:tcBorders>
          <w:left w:val="nil"/>
          <w:right w:val="nil"/>
          <w:insideH w:val="nil"/>
          <w:insideV w:val="nil"/>
        </w:tcBorders>
        <w:shd w:val="clear" w:color="auto" w:fill="F2F9DF" w:themeFill="accent3" w:themeFillTint="3F"/>
      </w:tcPr>
    </w:tblStylePr>
  </w:style>
  <w:style w:type="table" w:styleId="LightList-Accent2">
    <w:name w:val="Light List Accent 2"/>
    <w:basedOn w:val="TableNormal"/>
    <w:uiPriority w:val="61"/>
    <w:rsid w:val="00387949"/>
    <w:pPr>
      <w:spacing w:after="0" w:line="240" w:lineRule="auto"/>
    </w:pPr>
    <w:rPr>
      <w:rFonts w:eastAsiaTheme="minorEastAsia" w:cs="Times New Roman"/>
    </w:rPr>
    <w:tblPr>
      <w:tblStyleRowBandSize w:val="1"/>
      <w:tblStyleColBandSize w:val="1"/>
      <w:tblBorders>
        <w:top w:val="single" w:sz="8" w:space="0" w:color="B0D8EA" w:themeColor="accent2"/>
        <w:left w:val="single" w:sz="8" w:space="0" w:color="B0D8EA" w:themeColor="accent2"/>
        <w:bottom w:val="single" w:sz="8" w:space="0" w:color="B0D8EA" w:themeColor="accent2"/>
        <w:right w:val="single" w:sz="8" w:space="0" w:color="B0D8EA" w:themeColor="accent2"/>
      </w:tblBorders>
    </w:tblPr>
    <w:tblStylePr w:type="firstRow">
      <w:pPr>
        <w:spacing w:before="0" w:after="0"/>
      </w:pPr>
      <w:rPr>
        <w:rFonts w:cs="Times New Roman"/>
        <w:b/>
        <w:bCs/>
        <w:color w:val="FFFFFF" w:themeColor="background1"/>
      </w:rPr>
      <w:tblPr/>
      <w:tcPr>
        <w:shd w:val="clear" w:color="auto" w:fill="B0D8EA" w:themeFill="accent2"/>
      </w:tcPr>
    </w:tblStylePr>
    <w:tblStylePr w:type="lastRow">
      <w:pPr>
        <w:spacing w:before="0" w:after="0"/>
      </w:pPr>
      <w:rPr>
        <w:rFonts w:cs="Times New Roman"/>
        <w:b/>
        <w:bCs/>
      </w:rPr>
      <w:tblPr/>
      <w:tcPr>
        <w:tcBorders>
          <w:top w:val="double" w:sz="6" w:space="0" w:color="B0D8EA" w:themeColor="accent2"/>
          <w:left w:val="single" w:sz="8" w:space="0" w:color="B0D8EA" w:themeColor="accent2"/>
          <w:bottom w:val="single" w:sz="8" w:space="0" w:color="B0D8EA" w:themeColor="accent2"/>
          <w:right w:val="single" w:sz="8" w:space="0" w:color="B0D8EA" w:themeColor="accent2"/>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B0D8EA" w:themeColor="accent2"/>
          <w:left w:val="single" w:sz="8" w:space="0" w:color="B0D8EA" w:themeColor="accent2"/>
          <w:bottom w:val="single" w:sz="8" w:space="0" w:color="B0D8EA" w:themeColor="accent2"/>
          <w:right w:val="single" w:sz="8" w:space="0" w:color="B0D8EA" w:themeColor="accent2"/>
        </w:tcBorders>
      </w:tcPr>
    </w:tblStylePr>
    <w:tblStylePr w:type="band1Horz">
      <w:rPr>
        <w:rFonts w:cs="Times New Roman"/>
      </w:rPr>
      <w:tblPr/>
      <w:tcPr>
        <w:tcBorders>
          <w:top w:val="single" w:sz="8" w:space="0" w:color="B0D8EA" w:themeColor="accent2"/>
          <w:left w:val="single" w:sz="8" w:space="0" w:color="B0D8EA" w:themeColor="accent2"/>
          <w:bottom w:val="single" w:sz="8" w:space="0" w:color="B0D8EA" w:themeColor="accent2"/>
          <w:right w:val="single" w:sz="8" w:space="0" w:color="B0D8EA" w:themeColor="accent2"/>
        </w:tcBorders>
      </w:tcPr>
    </w:tblStylePr>
  </w:style>
  <w:style w:type="paragraph" w:styleId="ListParagraph">
    <w:name w:val="List Paragraph"/>
    <w:basedOn w:val="Normal"/>
    <w:uiPriority w:val="34"/>
    <w:qFormat/>
    <w:rsid w:val="00387949"/>
    <w:pPr>
      <w:spacing w:after="200" w:line="276" w:lineRule="auto"/>
      <w:ind w:left="720"/>
      <w:contextualSpacing/>
    </w:pPr>
    <w:rPr>
      <w:rFonts w:asciiTheme="minorHAnsi" w:eastAsiaTheme="minorEastAsia" w:hAnsiTheme="minorHAnsi" w:cs="Times New Roman"/>
      <w:color w:val="004B87" w:themeColor="accent6"/>
    </w:rPr>
  </w:style>
  <w:style w:type="paragraph" w:customStyle="1" w:styleId="CoverTitle">
    <w:name w:val="Cover Title"/>
    <w:basedOn w:val="Heading1"/>
    <w:qFormat/>
    <w:rsid w:val="00387949"/>
    <w:pPr>
      <w:spacing w:before="120" w:line="276" w:lineRule="auto"/>
      <w:jc w:val="center"/>
    </w:pPr>
    <w:rPr>
      <w:rFonts w:cs="Times New Roman"/>
      <w:color w:val="FFFFFF"/>
      <w:sz w:val="80"/>
      <w:szCs w:val="80"/>
    </w:rPr>
  </w:style>
  <w:style w:type="paragraph" w:customStyle="1" w:styleId="CoverSubtitle">
    <w:name w:val="Cover Subtitle"/>
    <w:basedOn w:val="Normal"/>
    <w:qFormat/>
    <w:rsid w:val="00387949"/>
    <w:pPr>
      <w:spacing w:after="200" w:line="276" w:lineRule="auto"/>
      <w:jc w:val="center"/>
    </w:pPr>
    <w:rPr>
      <w:rFonts w:asciiTheme="minorHAnsi" w:eastAsiaTheme="minorEastAsia" w:hAnsiTheme="minorHAnsi" w:cs="Times New Roman"/>
      <w:color w:val="FFFFFF"/>
      <w:sz w:val="50"/>
      <w:szCs w:val="50"/>
    </w:rPr>
  </w:style>
  <w:style w:type="paragraph" w:styleId="NormalWeb">
    <w:name w:val="Normal (Web)"/>
    <w:basedOn w:val="Normal"/>
    <w:uiPriority w:val="99"/>
    <w:unhideWhenUsed/>
    <w:rsid w:val="00387949"/>
    <w:pPr>
      <w:spacing w:before="100" w:beforeAutospacing="1" w:after="100" w:afterAutospacing="1" w:line="240" w:lineRule="auto"/>
    </w:pPr>
    <w:rPr>
      <w:rFonts w:ascii="Times" w:eastAsiaTheme="minorEastAsia" w:hAnsi="Times" w:cs="Times New Roman"/>
      <w:sz w:val="20"/>
      <w:szCs w:val="20"/>
    </w:rPr>
  </w:style>
  <w:style w:type="character" w:styleId="FollowedHyperlink">
    <w:name w:val="FollowedHyperlink"/>
    <w:basedOn w:val="DefaultParagraphFont"/>
    <w:uiPriority w:val="99"/>
    <w:unhideWhenUsed/>
    <w:rsid w:val="00387949"/>
    <w:rPr>
      <w:rFonts w:cs="Times New Roman"/>
      <w:color w:val="69B3E7" w:themeColor="followedHyperlink"/>
      <w:u w:val="single"/>
    </w:rPr>
  </w:style>
  <w:style w:type="paragraph" w:customStyle="1" w:styleId="HeaderB">
    <w:name w:val="HeaderB"/>
    <w:rsid w:val="00387949"/>
    <w:pPr>
      <w:widowControl w:val="0"/>
      <w:suppressAutoHyphens/>
      <w:autoSpaceDE w:val="0"/>
      <w:autoSpaceDN w:val="0"/>
      <w:adjustRightInd w:val="0"/>
      <w:spacing w:after="0" w:line="220" w:lineRule="atLeast"/>
      <w:ind w:right="140"/>
      <w:jc w:val="right"/>
    </w:pPr>
    <w:rPr>
      <w:rFonts w:ascii="Arial" w:eastAsiaTheme="minorEastAsia" w:hAnsi="Arial" w:cs="Arial"/>
      <w:b/>
      <w:bCs/>
      <w:i/>
      <w:iCs/>
      <w:color w:val="000000"/>
      <w:w w:val="0"/>
      <w:sz w:val="18"/>
      <w:szCs w:val="18"/>
    </w:rPr>
  </w:style>
  <w:style w:type="paragraph" w:customStyle="1" w:styleId="ChapterTitle">
    <w:name w:val="ChapterTitle"/>
    <w:next w:val="BodyAfterHead"/>
    <w:uiPriority w:val="99"/>
    <w:rsid w:val="00387949"/>
    <w:pPr>
      <w:keepNext/>
      <w:pageBreakBefore/>
      <w:widowControl w:val="0"/>
      <w:suppressAutoHyphens/>
      <w:autoSpaceDE w:val="0"/>
      <w:autoSpaceDN w:val="0"/>
      <w:adjustRightInd w:val="0"/>
      <w:spacing w:after="0" w:line="580" w:lineRule="atLeast"/>
    </w:pPr>
    <w:rPr>
      <w:rFonts w:ascii="Arial" w:eastAsiaTheme="minorEastAsia" w:hAnsi="Arial" w:cs="Arial"/>
      <w:b/>
      <w:bCs/>
      <w:color w:val="999999"/>
      <w:w w:val="0"/>
      <w:sz w:val="48"/>
      <w:szCs w:val="48"/>
    </w:rPr>
  </w:style>
  <w:style w:type="paragraph" w:customStyle="1" w:styleId="ChapterNumber">
    <w:name w:val="ChapterNumber"/>
    <w:uiPriority w:val="99"/>
    <w:rsid w:val="00387949"/>
    <w:pPr>
      <w:widowControl w:val="0"/>
      <w:suppressAutoHyphens/>
      <w:autoSpaceDE w:val="0"/>
      <w:autoSpaceDN w:val="0"/>
      <w:adjustRightInd w:val="0"/>
      <w:spacing w:after="0" w:line="1340" w:lineRule="atLeast"/>
    </w:pPr>
    <w:rPr>
      <w:rFonts w:ascii="Arial" w:eastAsiaTheme="minorEastAsia" w:hAnsi="Arial" w:cs="Arial"/>
      <w:b/>
      <w:bCs/>
      <w:color w:val="000000"/>
      <w:w w:val="0"/>
      <w:sz w:val="112"/>
      <w:szCs w:val="112"/>
    </w:rPr>
  </w:style>
  <w:style w:type="paragraph" w:customStyle="1" w:styleId="ErrorBody">
    <w:name w:val="ErrorBody"/>
    <w:next w:val="ErrorMessage"/>
    <w:uiPriority w:val="99"/>
    <w:rsid w:val="00387949"/>
    <w:pPr>
      <w:tabs>
        <w:tab w:val="left" w:pos="2000"/>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after="0" w:line="260" w:lineRule="atLeast"/>
      <w:ind w:left="2000"/>
    </w:pPr>
    <w:rPr>
      <w:rFonts w:ascii="Times New Roman" w:eastAsiaTheme="minorEastAsia" w:hAnsi="Times New Roman" w:cs="Times New Roman"/>
      <w:color w:val="000000"/>
      <w:w w:val="0"/>
    </w:rPr>
  </w:style>
  <w:style w:type="paragraph" w:customStyle="1" w:styleId="ErrorMessage">
    <w:name w:val="ErrorMessage"/>
    <w:next w:val="ErrorBody"/>
    <w:uiPriority w:val="99"/>
    <w:rsid w:val="00387949"/>
    <w:pPr>
      <w:keepNext/>
      <w:suppressAutoHyphens/>
      <w:autoSpaceDE w:val="0"/>
      <w:autoSpaceDN w:val="0"/>
      <w:adjustRightInd w:val="0"/>
      <w:spacing w:before="260" w:after="0" w:line="260" w:lineRule="atLeast"/>
      <w:ind w:left="1500"/>
    </w:pPr>
    <w:rPr>
      <w:rFonts w:ascii="Courier New" w:eastAsiaTheme="minorEastAsia" w:hAnsi="Courier New" w:cs="Courier New"/>
      <w:color w:val="000000"/>
      <w:w w:val="0"/>
    </w:rPr>
  </w:style>
  <w:style w:type="paragraph" w:customStyle="1" w:styleId="t2Text2">
    <w:name w:val="t2 Text2"/>
    <w:uiPriority w:val="99"/>
    <w:rsid w:val="00387949"/>
    <w:pPr>
      <w:suppressAutoHyphens/>
      <w:autoSpaceDE w:val="0"/>
      <w:autoSpaceDN w:val="0"/>
      <w:adjustRightInd w:val="0"/>
      <w:spacing w:before="260" w:after="0" w:line="260" w:lineRule="atLeast"/>
      <w:ind w:left="2000"/>
    </w:pPr>
    <w:rPr>
      <w:rFonts w:ascii="Times New Roman" w:eastAsiaTheme="minorEastAsia" w:hAnsi="Times New Roman" w:cs="Times New Roman"/>
      <w:color w:val="000000"/>
      <w:w w:val="0"/>
    </w:rPr>
  </w:style>
  <w:style w:type="paragraph" w:customStyle="1" w:styleId="Heading2TOC">
    <w:name w:val="Heading2TOC"/>
    <w:uiPriority w:val="99"/>
    <w:rsid w:val="00387949"/>
    <w:pPr>
      <w:tabs>
        <w:tab w:val="right" w:leader="dot" w:pos="8640"/>
      </w:tabs>
      <w:suppressAutoHyphens/>
      <w:autoSpaceDE w:val="0"/>
      <w:autoSpaceDN w:val="0"/>
      <w:adjustRightInd w:val="0"/>
      <w:spacing w:after="0" w:line="260" w:lineRule="atLeast"/>
      <w:ind w:left="1500"/>
    </w:pPr>
    <w:rPr>
      <w:rFonts w:ascii="Times New Roman" w:eastAsiaTheme="minorEastAsia" w:hAnsi="Times New Roman" w:cs="Times New Roman"/>
      <w:color w:val="000000"/>
      <w:w w:val="0"/>
    </w:rPr>
  </w:style>
  <w:style w:type="paragraph" w:customStyle="1" w:styleId="BodyIndent">
    <w:name w:val="BodyIndent"/>
    <w:uiPriority w:val="99"/>
    <w:rsid w:val="00387949"/>
    <w:pPr>
      <w:tabs>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60" w:after="0" w:line="260" w:lineRule="atLeast"/>
      <w:ind w:left="2000"/>
    </w:pPr>
    <w:rPr>
      <w:rFonts w:ascii="Times New Roman" w:eastAsiaTheme="minorEastAsia" w:hAnsi="Times New Roman" w:cs="Times New Roman"/>
      <w:color w:val="000000"/>
      <w:w w:val="0"/>
    </w:rPr>
  </w:style>
  <w:style w:type="paragraph" w:customStyle="1" w:styleId="t1Text1">
    <w:name w:val="t1 Text1"/>
    <w:uiPriority w:val="99"/>
    <w:rsid w:val="00387949"/>
    <w:pPr>
      <w:suppressAutoHyphens/>
      <w:autoSpaceDE w:val="0"/>
      <w:autoSpaceDN w:val="0"/>
      <w:adjustRightInd w:val="0"/>
      <w:spacing w:before="260" w:after="0" w:line="260" w:lineRule="atLeast"/>
      <w:ind w:left="1500"/>
    </w:pPr>
    <w:rPr>
      <w:rFonts w:ascii="Times New Roman" w:eastAsiaTheme="minorEastAsia" w:hAnsi="Times New Roman" w:cs="Times New Roman"/>
      <w:color w:val="000000"/>
      <w:w w:val="0"/>
    </w:rPr>
  </w:style>
  <w:style w:type="paragraph" w:customStyle="1" w:styleId="Heading1TOC">
    <w:name w:val="Heading1TOC"/>
    <w:uiPriority w:val="99"/>
    <w:rsid w:val="00387949"/>
    <w:pPr>
      <w:tabs>
        <w:tab w:val="right" w:leader="dot" w:pos="8640"/>
      </w:tabs>
      <w:suppressAutoHyphens/>
      <w:autoSpaceDE w:val="0"/>
      <w:autoSpaceDN w:val="0"/>
      <w:adjustRightInd w:val="0"/>
      <w:spacing w:before="120" w:after="0" w:line="260" w:lineRule="atLeast"/>
      <w:ind w:left="1500"/>
    </w:pPr>
    <w:rPr>
      <w:rFonts w:ascii="Times New Roman" w:eastAsiaTheme="minorEastAsia" w:hAnsi="Times New Roman" w:cs="Times New Roman"/>
      <w:b/>
      <w:bCs/>
      <w:color w:val="000000"/>
      <w:w w:val="0"/>
    </w:rPr>
  </w:style>
  <w:style w:type="paragraph" w:customStyle="1" w:styleId="Note">
    <w:name w:val="Note"/>
    <w:next w:val="Body"/>
    <w:uiPriority w:val="99"/>
    <w:rsid w:val="00387949"/>
    <w:pPr>
      <w:pBdr>
        <w:top w:val="single" w:sz="8" w:space="0" w:color="auto"/>
        <w:bottom w:val="single" w:sz="8" w:space="0" w:color="auto"/>
      </w:pBdr>
      <w:tabs>
        <w:tab w:val="left" w:pos="2000"/>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60" w:after="0" w:line="260" w:lineRule="atLeast"/>
      <w:ind w:left="1500"/>
    </w:pPr>
    <w:rPr>
      <w:rFonts w:ascii="Times New Roman" w:eastAsiaTheme="minorEastAsia" w:hAnsi="Times New Roman" w:cs="Times New Roman"/>
      <w:color w:val="000000"/>
      <w:w w:val="0"/>
    </w:rPr>
  </w:style>
  <w:style w:type="paragraph" w:customStyle="1" w:styleId="s1StepNum">
    <w:name w:val="s1 StepNum"/>
    <w:uiPriority w:val="99"/>
    <w:rsid w:val="00387949"/>
    <w:pPr>
      <w:tabs>
        <w:tab w:val="left" w:pos="2000"/>
      </w:tabs>
      <w:suppressAutoHyphens/>
      <w:autoSpaceDE w:val="0"/>
      <w:autoSpaceDN w:val="0"/>
      <w:adjustRightInd w:val="0"/>
      <w:spacing w:before="260" w:after="0" w:line="260" w:lineRule="atLeast"/>
      <w:ind w:left="2000" w:hanging="500"/>
    </w:pPr>
    <w:rPr>
      <w:rFonts w:ascii="Times New Roman" w:eastAsiaTheme="minorEastAsia" w:hAnsi="Times New Roman" w:cs="Times New Roman"/>
      <w:color w:val="000000"/>
      <w:w w:val="0"/>
    </w:rPr>
  </w:style>
  <w:style w:type="paragraph" w:customStyle="1" w:styleId="NoteBottom">
    <w:name w:val="NoteBottom"/>
    <w:next w:val="Body"/>
    <w:uiPriority w:val="99"/>
    <w:rsid w:val="00387949"/>
    <w:pPr>
      <w:pBdr>
        <w:bottom w:val="single" w:sz="8" w:space="0" w:color="auto"/>
      </w:pBdr>
      <w:tabs>
        <w:tab w:val="left" w:pos="2000"/>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60" w:after="0" w:line="260" w:lineRule="atLeast"/>
      <w:ind w:left="1500"/>
    </w:pPr>
    <w:rPr>
      <w:rFonts w:ascii="Times New Roman" w:eastAsiaTheme="minorEastAsia" w:hAnsi="Times New Roman" w:cs="Times New Roman"/>
      <w:color w:val="000000"/>
      <w:w w:val="0"/>
    </w:rPr>
  </w:style>
  <w:style w:type="paragraph" w:customStyle="1" w:styleId="NoteIndent">
    <w:name w:val="NoteIndent"/>
    <w:next w:val="Body"/>
    <w:uiPriority w:val="99"/>
    <w:rsid w:val="00387949"/>
    <w:pPr>
      <w:pBdr>
        <w:top w:val="single" w:sz="8" w:space="0" w:color="auto"/>
        <w:bottom w:val="single" w:sz="8" w:space="0" w:color="auto"/>
      </w:pBdr>
      <w:tabs>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60" w:after="0" w:line="260" w:lineRule="atLeast"/>
      <w:ind w:left="2000"/>
    </w:pPr>
    <w:rPr>
      <w:rFonts w:ascii="Times New Roman" w:eastAsiaTheme="minorEastAsia" w:hAnsi="Times New Roman" w:cs="Times New Roman"/>
      <w:color w:val="000000"/>
      <w:w w:val="0"/>
    </w:rPr>
  </w:style>
  <w:style w:type="paragraph" w:customStyle="1" w:styleId="NoteIndentBottom">
    <w:name w:val="NoteIndentBottom"/>
    <w:next w:val="Body"/>
    <w:uiPriority w:val="99"/>
    <w:rsid w:val="00387949"/>
    <w:pPr>
      <w:pBdr>
        <w:bottom w:val="single" w:sz="8" w:space="0" w:color="auto"/>
      </w:pBdr>
      <w:tabs>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60" w:after="0" w:line="260" w:lineRule="atLeast"/>
      <w:ind w:left="2000"/>
    </w:pPr>
    <w:rPr>
      <w:rFonts w:ascii="Times New Roman" w:eastAsiaTheme="minorEastAsia" w:hAnsi="Times New Roman" w:cs="Times New Roman"/>
      <w:color w:val="000000"/>
      <w:w w:val="0"/>
    </w:rPr>
  </w:style>
  <w:style w:type="paragraph" w:customStyle="1" w:styleId="JCLTop">
    <w:name w:val="JCLTop"/>
    <w:next w:val="JCL"/>
    <w:uiPriority w:val="99"/>
    <w:rsid w:val="00387949"/>
    <w:pPr>
      <w:keepNext/>
      <w:pBdr>
        <w:top w:val="single" w:sz="8" w:space="0" w:color="auto"/>
      </w:pBdr>
      <w:tabs>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40" w:after="0" w:line="200" w:lineRule="atLeast"/>
      <w:ind w:left="2000"/>
    </w:pPr>
    <w:rPr>
      <w:rFonts w:ascii="Courier New" w:eastAsiaTheme="minorEastAsia" w:hAnsi="Courier New" w:cs="Courier New"/>
      <w:color w:val="000000"/>
      <w:w w:val="0"/>
      <w:sz w:val="16"/>
      <w:szCs w:val="16"/>
    </w:rPr>
  </w:style>
  <w:style w:type="paragraph" w:customStyle="1" w:styleId="JCL">
    <w:name w:val="JCL"/>
    <w:uiPriority w:val="99"/>
    <w:rsid w:val="00387949"/>
    <w:pPr>
      <w:tabs>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after="0" w:line="200" w:lineRule="atLeast"/>
      <w:ind w:left="2000"/>
    </w:pPr>
    <w:rPr>
      <w:rFonts w:ascii="Courier New" w:eastAsiaTheme="minorEastAsia" w:hAnsi="Courier New" w:cs="Courier New"/>
      <w:color w:val="000000"/>
      <w:w w:val="0"/>
      <w:sz w:val="16"/>
      <w:szCs w:val="16"/>
    </w:rPr>
  </w:style>
  <w:style w:type="paragraph" w:customStyle="1" w:styleId="BodyList">
    <w:name w:val="BodyList"/>
    <w:uiPriority w:val="99"/>
    <w:rsid w:val="00387949"/>
    <w:pPr>
      <w:tabs>
        <w:tab w:val="left" w:pos="2000"/>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after="0" w:line="260" w:lineRule="atLeast"/>
      <w:ind w:left="1500"/>
    </w:pPr>
    <w:rPr>
      <w:rFonts w:ascii="Times New Roman" w:eastAsiaTheme="minorEastAsia" w:hAnsi="Times New Roman" w:cs="Times New Roman"/>
      <w:color w:val="000000"/>
      <w:w w:val="0"/>
    </w:rPr>
  </w:style>
  <w:style w:type="paragraph" w:customStyle="1" w:styleId="NoteIndentTop">
    <w:name w:val="NoteIndentTop"/>
    <w:next w:val="Body"/>
    <w:uiPriority w:val="99"/>
    <w:rsid w:val="00387949"/>
    <w:pPr>
      <w:pBdr>
        <w:top w:val="single" w:sz="8" w:space="0" w:color="auto"/>
      </w:pBdr>
      <w:tabs>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60" w:after="0" w:line="260" w:lineRule="atLeast"/>
      <w:ind w:left="2000"/>
    </w:pPr>
    <w:rPr>
      <w:rFonts w:ascii="Times New Roman" w:eastAsiaTheme="minorEastAsia" w:hAnsi="Times New Roman" w:cs="Times New Roman"/>
      <w:color w:val="000000"/>
      <w:w w:val="0"/>
    </w:rPr>
  </w:style>
  <w:style w:type="paragraph" w:customStyle="1" w:styleId="JCLBottom">
    <w:name w:val="JCLBottom"/>
    <w:uiPriority w:val="99"/>
    <w:rsid w:val="00387949"/>
    <w:pPr>
      <w:pBdr>
        <w:bottom w:val="single" w:sz="8" w:space="0" w:color="auto"/>
      </w:pBdr>
      <w:tabs>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after="0" w:line="200" w:lineRule="atLeast"/>
      <w:ind w:left="2000"/>
    </w:pPr>
    <w:rPr>
      <w:rFonts w:ascii="Courier New" w:eastAsiaTheme="minorEastAsia" w:hAnsi="Courier New" w:cs="Courier New"/>
      <w:color w:val="000000"/>
      <w:w w:val="0"/>
      <w:sz w:val="16"/>
      <w:szCs w:val="16"/>
    </w:rPr>
  </w:style>
  <w:style w:type="paragraph" w:customStyle="1" w:styleId="NoteTable">
    <w:name w:val="NoteTable"/>
    <w:next w:val="Body"/>
    <w:uiPriority w:val="99"/>
    <w:rsid w:val="00387949"/>
    <w:pPr>
      <w:pBdr>
        <w:top w:val="single" w:sz="8" w:space="0" w:color="auto"/>
        <w:bottom w:val="single" w:sz="8" w:space="0" w:color="auto"/>
      </w:pBdr>
      <w:tabs>
        <w:tab w:val="left" w:pos="500"/>
        <w:tab w:val="left" w:pos="1220"/>
        <w:tab w:val="left" w:pos="1940"/>
        <w:tab w:val="left" w:pos="2000"/>
        <w:tab w:val="left" w:pos="2520"/>
        <w:tab w:val="left" w:pos="2660"/>
        <w:tab w:val="left" w:pos="3020"/>
        <w:tab w:val="left" w:pos="3380"/>
        <w:tab w:val="left" w:pos="3520"/>
        <w:tab w:val="left" w:pos="4020"/>
        <w:tab w:val="left" w:pos="4100"/>
        <w:tab w:val="left" w:pos="4520"/>
        <w:tab w:val="left" w:pos="4820"/>
        <w:tab w:val="left" w:pos="5040"/>
        <w:tab w:val="left" w:pos="5540"/>
        <w:tab w:val="left" w:pos="6040"/>
        <w:tab w:val="left" w:pos="6260"/>
        <w:tab w:val="left" w:pos="6540"/>
        <w:tab w:val="left" w:pos="6980"/>
        <w:tab w:val="left" w:pos="7040"/>
        <w:tab w:val="left" w:pos="7560"/>
        <w:tab w:val="left" w:pos="7700"/>
        <w:tab w:val="left" w:pos="8060"/>
        <w:tab w:val="left" w:pos="8420"/>
        <w:tab w:val="left" w:pos="8560"/>
        <w:tab w:val="left" w:pos="9060"/>
        <w:tab w:val="left" w:pos="9140"/>
      </w:tabs>
      <w:suppressAutoHyphens/>
      <w:autoSpaceDE w:val="0"/>
      <w:autoSpaceDN w:val="0"/>
      <w:adjustRightInd w:val="0"/>
      <w:spacing w:before="260" w:after="0" w:line="260" w:lineRule="atLeast"/>
    </w:pPr>
    <w:rPr>
      <w:rFonts w:ascii="Times New Roman" w:eastAsiaTheme="minorEastAsia" w:hAnsi="Times New Roman" w:cs="Times New Roman"/>
      <w:color w:val="000000"/>
      <w:w w:val="0"/>
    </w:rPr>
  </w:style>
  <w:style w:type="paragraph" w:customStyle="1" w:styleId="stStepInTable">
    <w:name w:val="st StepInTable"/>
    <w:uiPriority w:val="99"/>
    <w:rsid w:val="00387949"/>
    <w:pPr>
      <w:tabs>
        <w:tab w:val="left" w:pos="280"/>
      </w:tabs>
      <w:suppressAutoHyphens/>
      <w:autoSpaceDE w:val="0"/>
      <w:autoSpaceDN w:val="0"/>
      <w:adjustRightInd w:val="0"/>
      <w:spacing w:after="180" w:line="260" w:lineRule="atLeast"/>
      <w:ind w:left="280" w:hanging="280"/>
    </w:pPr>
    <w:rPr>
      <w:rFonts w:ascii="Times New Roman" w:eastAsiaTheme="minorEastAsia" w:hAnsi="Times New Roman" w:cs="Times New Roman"/>
      <w:color w:val="000000"/>
      <w:w w:val="0"/>
    </w:rPr>
  </w:style>
  <w:style w:type="paragraph" w:customStyle="1" w:styleId="tbt2TableText2">
    <w:name w:val="tbt2 TableText2"/>
    <w:uiPriority w:val="99"/>
    <w:rsid w:val="00387949"/>
    <w:pPr>
      <w:suppressAutoHyphens/>
      <w:autoSpaceDE w:val="0"/>
      <w:autoSpaceDN w:val="0"/>
      <w:adjustRightInd w:val="0"/>
      <w:spacing w:after="120" w:line="240" w:lineRule="atLeast"/>
      <w:ind w:left="280"/>
    </w:pPr>
    <w:rPr>
      <w:rFonts w:ascii="Times New Roman" w:eastAsiaTheme="minorEastAsia" w:hAnsi="Times New Roman" w:cs="Times New Roman"/>
      <w:color w:val="000000"/>
      <w:w w:val="0"/>
    </w:rPr>
  </w:style>
  <w:style w:type="paragraph" w:customStyle="1" w:styleId="NoteTop">
    <w:name w:val="NoteTop"/>
    <w:next w:val="NoteBottom"/>
    <w:uiPriority w:val="99"/>
    <w:rsid w:val="00387949"/>
    <w:pPr>
      <w:pBdr>
        <w:top w:val="single" w:sz="8" w:space="0" w:color="auto"/>
      </w:pBdr>
      <w:tabs>
        <w:tab w:val="left" w:pos="2000"/>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60" w:after="0" w:line="260" w:lineRule="atLeast"/>
      <w:ind w:left="1500"/>
    </w:pPr>
    <w:rPr>
      <w:rFonts w:ascii="Times New Roman" w:eastAsiaTheme="minorEastAsia" w:hAnsi="Times New Roman" w:cs="Times New Roman"/>
      <w:color w:val="000000"/>
      <w:w w:val="0"/>
    </w:rPr>
  </w:style>
  <w:style w:type="paragraph" w:customStyle="1" w:styleId="saStepAlpha">
    <w:name w:val="sa StepAlpha"/>
    <w:uiPriority w:val="99"/>
    <w:rsid w:val="00387949"/>
    <w:pPr>
      <w:tabs>
        <w:tab w:val="left" w:pos="2520"/>
      </w:tabs>
      <w:suppressAutoHyphens/>
      <w:autoSpaceDE w:val="0"/>
      <w:autoSpaceDN w:val="0"/>
      <w:adjustRightInd w:val="0"/>
      <w:spacing w:before="260" w:after="0" w:line="260" w:lineRule="atLeast"/>
      <w:ind w:left="2520" w:hanging="520"/>
    </w:pPr>
    <w:rPr>
      <w:rFonts w:ascii="Times New Roman" w:eastAsiaTheme="minorEastAsia" w:hAnsi="Times New Roman" w:cs="Times New Roman"/>
      <w:color w:val="000000"/>
      <w:w w:val="0"/>
    </w:rPr>
  </w:style>
  <w:style w:type="paragraph" w:customStyle="1" w:styleId="ContentTitle">
    <w:name w:val="ContentTitle"/>
    <w:uiPriority w:val="99"/>
    <w:rsid w:val="00387949"/>
    <w:pPr>
      <w:suppressAutoHyphens/>
      <w:autoSpaceDE w:val="0"/>
      <w:autoSpaceDN w:val="0"/>
      <w:adjustRightInd w:val="0"/>
      <w:spacing w:after="0" w:line="480" w:lineRule="atLeast"/>
      <w:jc w:val="right"/>
    </w:pPr>
    <w:rPr>
      <w:rFonts w:ascii="Arial" w:eastAsiaTheme="minorEastAsia" w:hAnsi="Arial" w:cs="Arial"/>
      <w:b/>
      <w:bCs/>
      <w:color w:val="FF0000"/>
      <w:w w:val="0"/>
      <w:sz w:val="40"/>
      <w:szCs w:val="40"/>
    </w:rPr>
  </w:style>
  <w:style w:type="paragraph" w:customStyle="1" w:styleId="or2Or2SubStep">
    <w:name w:val="or2 Or2SubStep"/>
    <w:uiPriority w:val="99"/>
    <w:rsid w:val="00387949"/>
    <w:pPr>
      <w:tabs>
        <w:tab w:val="left" w:pos="560"/>
      </w:tabs>
      <w:suppressAutoHyphens/>
      <w:autoSpaceDE w:val="0"/>
      <w:autoSpaceDN w:val="0"/>
      <w:adjustRightInd w:val="0"/>
      <w:spacing w:before="220" w:after="120" w:line="220" w:lineRule="atLeast"/>
      <w:ind w:left="2520"/>
    </w:pPr>
    <w:rPr>
      <w:rFonts w:ascii="Times New Roman" w:eastAsiaTheme="minorEastAsia" w:hAnsi="Times New Roman" w:cs="Times New Roman"/>
      <w:b/>
      <w:bCs/>
      <w:color w:val="000000"/>
      <w:w w:val="0"/>
      <w:sz w:val="20"/>
      <w:szCs w:val="20"/>
    </w:rPr>
  </w:style>
  <w:style w:type="paragraph" w:customStyle="1" w:styleId="tbtTableText">
    <w:name w:val="tbt TableText"/>
    <w:uiPriority w:val="99"/>
    <w:rsid w:val="00387949"/>
    <w:pPr>
      <w:suppressAutoHyphens/>
      <w:autoSpaceDE w:val="0"/>
      <w:autoSpaceDN w:val="0"/>
      <w:adjustRightInd w:val="0"/>
      <w:spacing w:after="120" w:line="240" w:lineRule="atLeast"/>
    </w:pPr>
    <w:rPr>
      <w:rFonts w:ascii="Times New Roman" w:eastAsiaTheme="minorEastAsia" w:hAnsi="Times New Roman" w:cs="Times New Roman"/>
      <w:color w:val="000000"/>
      <w:w w:val="0"/>
    </w:rPr>
  </w:style>
  <w:style w:type="paragraph" w:customStyle="1" w:styleId="ssSingleStep">
    <w:name w:val="ss SingleStep"/>
    <w:next w:val="t1Text1"/>
    <w:uiPriority w:val="99"/>
    <w:rsid w:val="00387949"/>
    <w:pPr>
      <w:tabs>
        <w:tab w:val="left" w:pos="1800"/>
      </w:tabs>
      <w:suppressAutoHyphens/>
      <w:autoSpaceDE w:val="0"/>
      <w:autoSpaceDN w:val="0"/>
      <w:adjustRightInd w:val="0"/>
      <w:spacing w:before="260" w:after="0" w:line="260" w:lineRule="atLeast"/>
      <w:ind w:left="1500"/>
    </w:pPr>
    <w:rPr>
      <w:rFonts w:ascii="Times New Roman" w:eastAsiaTheme="minorEastAsia" w:hAnsi="Times New Roman" w:cs="Times New Roman"/>
      <w:color w:val="000000"/>
      <w:w w:val="0"/>
    </w:rPr>
  </w:style>
  <w:style w:type="paragraph" w:customStyle="1" w:styleId="One-lineJCL">
    <w:name w:val="One-line JCL"/>
    <w:next w:val="One-lineJCLCont"/>
    <w:uiPriority w:val="99"/>
    <w:rsid w:val="00387949"/>
    <w:pPr>
      <w:tabs>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40" w:after="0" w:line="240" w:lineRule="atLeast"/>
      <w:ind w:left="1500"/>
    </w:pPr>
    <w:rPr>
      <w:rFonts w:ascii="Courier New" w:eastAsiaTheme="minorEastAsia" w:hAnsi="Courier New" w:cs="Courier New"/>
      <w:color w:val="000000"/>
      <w:w w:val="0"/>
      <w:sz w:val="20"/>
      <w:szCs w:val="20"/>
    </w:rPr>
  </w:style>
  <w:style w:type="paragraph" w:customStyle="1" w:styleId="One-lineJCLCont">
    <w:name w:val="One-line JCL Cont"/>
    <w:uiPriority w:val="99"/>
    <w:rsid w:val="00387949"/>
    <w:pPr>
      <w:tabs>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after="0" w:line="240" w:lineRule="atLeast"/>
      <w:ind w:left="1500"/>
    </w:pPr>
    <w:rPr>
      <w:rFonts w:ascii="Courier New" w:eastAsiaTheme="minorEastAsia" w:hAnsi="Courier New" w:cs="Courier New"/>
      <w:color w:val="000000"/>
      <w:w w:val="0"/>
      <w:sz w:val="20"/>
      <w:szCs w:val="20"/>
    </w:rPr>
  </w:style>
  <w:style w:type="paragraph" w:customStyle="1" w:styleId="HeadingToDo">
    <w:name w:val="HeadingToDo"/>
    <w:next w:val="s1StepNum"/>
    <w:uiPriority w:val="99"/>
    <w:rsid w:val="00387949"/>
    <w:pPr>
      <w:keepNext/>
      <w:suppressAutoHyphens/>
      <w:autoSpaceDE w:val="0"/>
      <w:autoSpaceDN w:val="0"/>
      <w:adjustRightInd w:val="0"/>
      <w:spacing w:before="260" w:after="140" w:line="260" w:lineRule="atLeast"/>
      <w:ind w:left="1500"/>
    </w:pPr>
    <w:rPr>
      <w:rFonts w:ascii="Times New Roman" w:eastAsiaTheme="minorEastAsia" w:hAnsi="Times New Roman" w:cs="Times New Roman"/>
      <w:b/>
      <w:bCs/>
      <w:color w:val="000000"/>
      <w:w w:val="0"/>
      <w:sz w:val="24"/>
      <w:szCs w:val="24"/>
    </w:rPr>
  </w:style>
  <w:style w:type="paragraph" w:customStyle="1" w:styleId="fcapFigCap">
    <w:name w:val="fcap FigCap"/>
    <w:uiPriority w:val="99"/>
    <w:rsid w:val="00387949"/>
    <w:pPr>
      <w:keepNext/>
      <w:suppressAutoHyphens/>
      <w:autoSpaceDE w:val="0"/>
      <w:autoSpaceDN w:val="0"/>
      <w:adjustRightInd w:val="0"/>
      <w:spacing w:before="220" w:after="0" w:line="220" w:lineRule="atLeast"/>
      <w:ind w:left="1500"/>
    </w:pPr>
    <w:rPr>
      <w:rFonts w:ascii="Times New Roman" w:eastAsiaTheme="minorEastAsia" w:hAnsi="Times New Roman" w:cs="Times New Roman"/>
      <w:b/>
      <w:bCs/>
      <w:color w:val="000000"/>
      <w:w w:val="0"/>
      <w:sz w:val="18"/>
      <w:szCs w:val="18"/>
    </w:rPr>
  </w:style>
  <w:style w:type="paragraph" w:customStyle="1" w:styleId="or1Or1Step">
    <w:name w:val="or1 Or1Step"/>
    <w:next w:val="t2Text2"/>
    <w:uiPriority w:val="99"/>
    <w:rsid w:val="00387949"/>
    <w:pPr>
      <w:tabs>
        <w:tab w:val="left" w:pos="560"/>
      </w:tabs>
      <w:suppressAutoHyphens/>
      <w:autoSpaceDE w:val="0"/>
      <w:autoSpaceDN w:val="0"/>
      <w:adjustRightInd w:val="0"/>
      <w:spacing w:before="220" w:after="0" w:line="220" w:lineRule="atLeast"/>
      <w:ind w:left="2000"/>
    </w:pPr>
    <w:rPr>
      <w:rFonts w:ascii="Times New Roman" w:eastAsiaTheme="minorEastAsia" w:hAnsi="Times New Roman" w:cs="Times New Roman"/>
      <w:b/>
      <w:bCs/>
      <w:color w:val="000000"/>
      <w:w w:val="0"/>
      <w:sz w:val="20"/>
      <w:szCs w:val="20"/>
    </w:rPr>
  </w:style>
  <w:style w:type="paragraph" w:customStyle="1" w:styleId="fcap2FigCap2">
    <w:name w:val="fcap2 FigCap2"/>
    <w:uiPriority w:val="99"/>
    <w:rsid w:val="00387949"/>
    <w:pPr>
      <w:keepNext/>
      <w:suppressAutoHyphens/>
      <w:autoSpaceDE w:val="0"/>
      <w:autoSpaceDN w:val="0"/>
      <w:adjustRightInd w:val="0"/>
      <w:spacing w:before="220" w:after="0" w:line="220" w:lineRule="atLeast"/>
      <w:ind w:left="2000"/>
    </w:pPr>
    <w:rPr>
      <w:rFonts w:ascii="Times New Roman" w:eastAsiaTheme="minorEastAsia" w:hAnsi="Times New Roman" w:cs="Times New Roman"/>
      <w:b/>
      <w:bCs/>
      <w:color w:val="000000"/>
      <w:w w:val="0"/>
      <w:sz w:val="18"/>
      <w:szCs w:val="18"/>
    </w:rPr>
  </w:style>
  <w:style w:type="paragraph" w:customStyle="1" w:styleId="One-lineJCLIndentCont">
    <w:name w:val="One-line JCL Indent Cont"/>
    <w:uiPriority w:val="99"/>
    <w:rsid w:val="00387949"/>
    <w:pPr>
      <w:tabs>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after="0" w:line="240" w:lineRule="atLeast"/>
      <w:ind w:left="2000"/>
    </w:pPr>
    <w:rPr>
      <w:rFonts w:ascii="Courier New" w:eastAsiaTheme="minorEastAsia" w:hAnsi="Courier New" w:cs="Courier New"/>
      <w:color w:val="000000"/>
      <w:w w:val="0"/>
      <w:sz w:val="20"/>
      <w:szCs w:val="20"/>
    </w:rPr>
  </w:style>
  <w:style w:type="paragraph" w:customStyle="1" w:styleId="One-lineJCLIndent">
    <w:name w:val="One-line JCL Indent"/>
    <w:next w:val="One-lineJCLIndentCont"/>
    <w:uiPriority w:val="99"/>
    <w:rsid w:val="00387949"/>
    <w:pPr>
      <w:tabs>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40" w:after="0" w:line="240" w:lineRule="atLeast"/>
      <w:ind w:left="2000"/>
    </w:pPr>
    <w:rPr>
      <w:rFonts w:ascii="Courier New" w:eastAsiaTheme="minorEastAsia" w:hAnsi="Courier New" w:cs="Courier New"/>
      <w:color w:val="000000"/>
      <w:w w:val="0"/>
      <w:sz w:val="20"/>
      <w:szCs w:val="20"/>
    </w:rPr>
  </w:style>
  <w:style w:type="paragraph" w:customStyle="1" w:styleId="fciFigCapIndent">
    <w:name w:val="fci FigCapIndent"/>
    <w:uiPriority w:val="99"/>
    <w:rsid w:val="00387949"/>
    <w:pPr>
      <w:keepNext/>
      <w:suppressAutoHyphens/>
      <w:autoSpaceDE w:val="0"/>
      <w:autoSpaceDN w:val="0"/>
      <w:adjustRightInd w:val="0"/>
      <w:spacing w:before="220" w:after="0" w:line="220" w:lineRule="atLeast"/>
      <w:ind w:left="2000"/>
    </w:pPr>
    <w:rPr>
      <w:rFonts w:ascii="Times New Roman" w:eastAsiaTheme="minorEastAsia" w:hAnsi="Times New Roman" w:cs="Times New Roman"/>
      <w:b/>
      <w:bCs/>
      <w:color w:val="000000"/>
      <w:w w:val="0"/>
      <w:sz w:val="18"/>
      <w:szCs w:val="18"/>
    </w:rPr>
  </w:style>
  <w:style w:type="paragraph" w:customStyle="1" w:styleId="Bulleted">
    <w:name w:val="Bulleted"/>
    <w:uiPriority w:val="99"/>
    <w:rsid w:val="00387949"/>
    <w:pPr>
      <w:tabs>
        <w:tab w:val="left" w:pos="2000"/>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140" w:after="0" w:line="260" w:lineRule="atLeast"/>
      <w:ind w:left="2000" w:hanging="500"/>
    </w:pPr>
    <w:rPr>
      <w:rFonts w:ascii="Times New Roman" w:eastAsiaTheme="minorEastAsia" w:hAnsi="Times New Roman" w:cs="Times New Roman"/>
      <w:color w:val="000000"/>
      <w:w w:val="0"/>
    </w:rPr>
  </w:style>
  <w:style w:type="paragraph" w:customStyle="1" w:styleId="BulletedCont">
    <w:name w:val="BulletedCont"/>
    <w:next w:val="Bulleted"/>
    <w:uiPriority w:val="99"/>
    <w:rsid w:val="00387949"/>
    <w:pPr>
      <w:tabs>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140" w:after="0" w:line="260" w:lineRule="atLeast"/>
      <w:ind w:left="2000"/>
    </w:pPr>
    <w:rPr>
      <w:rFonts w:ascii="Times New Roman" w:eastAsiaTheme="minorEastAsia" w:hAnsi="Times New Roman" w:cs="Times New Roman"/>
      <w:color w:val="000000"/>
      <w:w w:val="0"/>
    </w:rPr>
  </w:style>
  <w:style w:type="paragraph" w:customStyle="1" w:styleId="BulletedIndent">
    <w:name w:val="BulletedIndent"/>
    <w:uiPriority w:val="99"/>
    <w:rsid w:val="00387949"/>
    <w:pPr>
      <w:keepNext/>
      <w:tabs>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140" w:after="0" w:line="260" w:lineRule="atLeast"/>
      <w:ind w:left="2520" w:hanging="520"/>
    </w:pPr>
    <w:rPr>
      <w:rFonts w:ascii="Times New Roman" w:eastAsiaTheme="minorEastAsia" w:hAnsi="Times New Roman" w:cs="Times New Roman"/>
      <w:color w:val="000000"/>
      <w:w w:val="0"/>
    </w:rPr>
  </w:style>
  <w:style w:type="paragraph" w:customStyle="1" w:styleId="BulletedIndentCont">
    <w:name w:val="BulletedIndentCont"/>
    <w:next w:val="BulletedIndent"/>
    <w:uiPriority w:val="99"/>
    <w:rsid w:val="00387949"/>
    <w:pPr>
      <w:tabs>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140" w:after="0" w:line="260" w:lineRule="atLeast"/>
      <w:ind w:left="2520"/>
    </w:pPr>
    <w:rPr>
      <w:rFonts w:ascii="Times New Roman" w:eastAsiaTheme="minorEastAsia" w:hAnsi="Times New Roman" w:cs="Times New Roman"/>
      <w:color w:val="000000"/>
      <w:w w:val="0"/>
    </w:rPr>
  </w:style>
  <w:style w:type="paragraph" w:customStyle="1" w:styleId="BulletedIndentList">
    <w:name w:val="BulletedIndentList"/>
    <w:next w:val="BulletedList"/>
    <w:uiPriority w:val="99"/>
    <w:rsid w:val="00387949"/>
    <w:pPr>
      <w:tabs>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140" w:after="0" w:line="260" w:lineRule="atLeast"/>
      <w:ind w:left="3020" w:hanging="500"/>
    </w:pPr>
    <w:rPr>
      <w:rFonts w:ascii="Times New Roman" w:eastAsiaTheme="minorEastAsia" w:hAnsi="Times New Roman" w:cs="Times New Roman"/>
      <w:color w:val="000000"/>
      <w:w w:val="0"/>
    </w:rPr>
  </w:style>
  <w:style w:type="paragraph" w:customStyle="1" w:styleId="BulletedList">
    <w:name w:val="BulletedList"/>
    <w:uiPriority w:val="99"/>
    <w:rsid w:val="00387949"/>
    <w:pPr>
      <w:tabs>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140" w:after="0" w:line="260" w:lineRule="atLeast"/>
      <w:ind w:left="2520" w:hanging="520"/>
    </w:pPr>
    <w:rPr>
      <w:rFonts w:ascii="Times New Roman" w:eastAsiaTheme="minorEastAsia" w:hAnsi="Times New Roman" w:cs="Times New Roman"/>
      <w:color w:val="000000"/>
      <w:w w:val="0"/>
    </w:rPr>
  </w:style>
  <w:style w:type="paragraph" w:customStyle="1" w:styleId="BulletedTable">
    <w:name w:val="BulletedTable"/>
    <w:uiPriority w:val="99"/>
    <w:rsid w:val="00387949"/>
    <w:pPr>
      <w:tabs>
        <w:tab w:val="left" w:pos="500"/>
      </w:tabs>
      <w:suppressAutoHyphens/>
      <w:autoSpaceDE w:val="0"/>
      <w:autoSpaceDN w:val="0"/>
      <w:adjustRightInd w:val="0"/>
      <w:spacing w:before="140" w:after="0" w:line="260" w:lineRule="atLeast"/>
      <w:ind w:left="500" w:hanging="500"/>
    </w:pPr>
    <w:rPr>
      <w:rFonts w:ascii="Times New Roman" w:eastAsiaTheme="minorEastAsia" w:hAnsi="Times New Roman" w:cs="Times New Roman"/>
      <w:color w:val="000000"/>
      <w:w w:val="0"/>
    </w:rPr>
  </w:style>
  <w:style w:type="paragraph" w:customStyle="1" w:styleId="Caution">
    <w:name w:val="Caution"/>
    <w:next w:val="Body"/>
    <w:uiPriority w:val="99"/>
    <w:rsid w:val="00387949"/>
    <w:pPr>
      <w:tabs>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60" w:after="0" w:line="260" w:lineRule="atLeast"/>
      <w:ind w:left="2520" w:hanging="1020"/>
    </w:pPr>
    <w:rPr>
      <w:rFonts w:ascii="Times New Roman" w:eastAsiaTheme="minorEastAsia" w:hAnsi="Times New Roman" w:cs="Times New Roman"/>
      <w:color w:val="000000"/>
      <w:w w:val="0"/>
    </w:rPr>
  </w:style>
  <w:style w:type="paragraph" w:customStyle="1" w:styleId="CautionIndent">
    <w:name w:val="CautionIndent"/>
    <w:next w:val="Body"/>
    <w:uiPriority w:val="99"/>
    <w:rsid w:val="00387949"/>
    <w:pPr>
      <w:tabs>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60" w:after="0" w:line="260" w:lineRule="atLeast"/>
      <w:ind w:left="3020" w:hanging="1020"/>
    </w:pPr>
    <w:rPr>
      <w:rFonts w:ascii="Times New Roman" w:eastAsiaTheme="minorEastAsia" w:hAnsi="Times New Roman" w:cs="Times New Roman"/>
      <w:color w:val="000000"/>
      <w:w w:val="0"/>
    </w:rPr>
  </w:style>
  <w:style w:type="paragraph" w:customStyle="1" w:styleId="CommandGlossaryTerm">
    <w:name w:val="Command/GlossaryTerm"/>
    <w:next w:val="BodyAfterHead"/>
    <w:uiPriority w:val="99"/>
    <w:rsid w:val="00387949"/>
    <w:pPr>
      <w:keepNext/>
      <w:tabs>
        <w:tab w:val="left" w:pos="2000"/>
        <w:tab w:val="left" w:pos="2520"/>
        <w:tab w:val="left" w:pos="3020"/>
        <w:tab w:val="left" w:pos="3520"/>
        <w:tab w:val="left" w:pos="4020"/>
        <w:tab w:val="left" w:pos="4520"/>
        <w:tab w:val="left" w:pos="5040"/>
        <w:tab w:val="left" w:pos="5540"/>
        <w:tab w:val="left" w:pos="6040"/>
        <w:tab w:val="left" w:pos="6540"/>
        <w:tab w:val="left" w:pos="7040"/>
        <w:tab w:val="left" w:pos="7560"/>
        <w:tab w:val="left" w:pos="8060"/>
        <w:tab w:val="left" w:pos="8560"/>
        <w:tab w:val="left" w:pos="9060"/>
      </w:tabs>
      <w:suppressAutoHyphens/>
      <w:autoSpaceDE w:val="0"/>
      <w:autoSpaceDN w:val="0"/>
      <w:adjustRightInd w:val="0"/>
      <w:spacing w:before="260" w:after="0" w:line="260" w:lineRule="atLeast"/>
      <w:ind w:left="1500"/>
    </w:pPr>
    <w:rPr>
      <w:rFonts w:ascii="Arial" w:eastAsiaTheme="minorEastAsia" w:hAnsi="Arial" w:cs="Arial"/>
      <w:b/>
      <w:bCs/>
      <w:color w:val="000000"/>
      <w:w w:val="0"/>
    </w:rPr>
  </w:style>
  <w:style w:type="paragraph" w:customStyle="1" w:styleId="faFigAnchor">
    <w:name w:val="fa FigAnchor"/>
    <w:uiPriority w:val="99"/>
    <w:rsid w:val="00387949"/>
    <w:pPr>
      <w:suppressAutoHyphens/>
      <w:autoSpaceDE w:val="0"/>
      <w:autoSpaceDN w:val="0"/>
      <w:adjustRightInd w:val="0"/>
      <w:spacing w:after="0" w:line="80" w:lineRule="atLeast"/>
    </w:pPr>
    <w:rPr>
      <w:rFonts w:ascii="Times New Roman" w:eastAsiaTheme="minorEastAsia" w:hAnsi="Times New Roman" w:cs="Times New Roman"/>
      <w:color w:val="000000"/>
      <w:w w:val="0"/>
      <w:sz w:val="8"/>
      <w:szCs w:val="8"/>
    </w:rPr>
  </w:style>
  <w:style w:type="paragraph" w:customStyle="1" w:styleId="TableHeader">
    <w:name w:val="TableHeader"/>
    <w:uiPriority w:val="99"/>
    <w:rsid w:val="00387949"/>
    <w:pPr>
      <w:suppressAutoHyphens/>
      <w:autoSpaceDE w:val="0"/>
      <w:autoSpaceDN w:val="0"/>
      <w:adjustRightInd w:val="0"/>
      <w:spacing w:before="240" w:after="0" w:line="240" w:lineRule="atLeast"/>
    </w:pPr>
    <w:rPr>
      <w:rFonts w:ascii="Times New Roman" w:eastAsiaTheme="minorEastAsia" w:hAnsi="Times New Roman" w:cs="Times New Roman"/>
      <w:b/>
      <w:bCs/>
      <w:color w:val="FFFFFF"/>
      <w:w w:val="0"/>
      <w:sz w:val="24"/>
      <w:szCs w:val="24"/>
    </w:rPr>
  </w:style>
  <w:style w:type="character" w:customStyle="1" w:styleId="Symbol">
    <w:name w:val="Symbol"/>
    <w:uiPriority w:val="99"/>
    <w:rsid w:val="00387949"/>
    <w:rPr>
      <w:rFonts w:ascii="Symbol" w:hAnsi="Symbol"/>
      <w:spacing w:val="0"/>
      <w:sz w:val="24"/>
    </w:rPr>
  </w:style>
  <w:style w:type="character" w:customStyle="1" w:styleId="DefaultXREFstyle">
    <w:name w:val="Default_XREF_style"/>
    <w:uiPriority w:val="99"/>
    <w:rsid w:val="00387949"/>
    <w:rPr>
      <w:color w:val="00FF00"/>
    </w:rPr>
  </w:style>
  <w:style w:type="character" w:customStyle="1" w:styleId="Lead-In">
    <w:name w:val="Lead-In"/>
    <w:uiPriority w:val="99"/>
    <w:rsid w:val="00387949"/>
    <w:rPr>
      <w:rFonts w:ascii="Arial" w:hAnsi="Arial"/>
      <w:b/>
      <w:color w:val="000000"/>
      <w:spacing w:val="0"/>
      <w:w w:val="100"/>
      <w:sz w:val="22"/>
      <w:u w:val="none"/>
      <w:vertAlign w:val="baseline"/>
      <w:lang w:val="en-US" w:eastAsia="x-none"/>
    </w:rPr>
  </w:style>
  <w:style w:type="character" w:customStyle="1" w:styleId="colorcrf">
    <w:name w:val="colorcrf"/>
    <w:uiPriority w:val="99"/>
    <w:rsid w:val="00387949"/>
    <w:rPr>
      <w:rFonts w:ascii="Times New Roman" w:hAnsi="Times New Roman"/>
      <w:color w:val="0000FF"/>
      <w:spacing w:val="0"/>
      <w:w w:val="100"/>
      <w:sz w:val="22"/>
      <w:u w:val="thick"/>
      <w:vertAlign w:val="baseline"/>
      <w:lang w:val="en-US" w:eastAsia="x-none"/>
    </w:rPr>
  </w:style>
  <w:style w:type="character" w:customStyle="1" w:styleId="zHidden">
    <w:name w:val="z Hidden"/>
    <w:uiPriority w:val="99"/>
    <w:rsid w:val="00387949"/>
    <w:rPr>
      <w:rFonts w:ascii="Times New Roman" w:hAnsi="Times New Roman"/>
      <w:color w:val="FFFFFF"/>
      <w:spacing w:val="0"/>
      <w:w w:val="100"/>
      <w:sz w:val="4"/>
      <w:u w:val="none"/>
      <w:vertAlign w:val="baseline"/>
      <w:lang w:val="en-US" w:eastAsia="x-none"/>
    </w:rPr>
  </w:style>
  <w:style w:type="character" w:customStyle="1" w:styleId="zSingleStep">
    <w:name w:val="z SingleStep"/>
    <w:uiPriority w:val="99"/>
    <w:rsid w:val="00387949"/>
    <w:rPr>
      <w:rFonts w:ascii="Wingdings 3" w:hAnsi="Wingdings 3"/>
      <w:color w:val="000000"/>
      <w:spacing w:val="0"/>
      <w:w w:val="100"/>
      <w:sz w:val="22"/>
      <w:u w:val="none"/>
      <w:vertAlign w:val="baseline"/>
    </w:rPr>
  </w:style>
  <w:style w:type="character" w:customStyle="1" w:styleId="Monoitalic">
    <w:name w:val="Monoitalic"/>
    <w:uiPriority w:val="99"/>
    <w:rsid w:val="00387949"/>
    <w:rPr>
      <w:rFonts w:ascii="Courier New" w:hAnsi="Courier New"/>
      <w:i/>
    </w:rPr>
  </w:style>
  <w:style w:type="character" w:customStyle="1" w:styleId="SmallCaps">
    <w:name w:val="SmallCaps"/>
    <w:uiPriority w:val="99"/>
    <w:rsid w:val="00387949"/>
    <w:rPr>
      <w:smallCaps/>
      <w:u w:val="none"/>
      <w:vertAlign w:val="baseline"/>
    </w:rPr>
  </w:style>
  <w:style w:type="character" w:customStyle="1" w:styleId="ChapterAutoNum">
    <w:name w:val="ChapterAutoNum"/>
    <w:uiPriority w:val="99"/>
    <w:rsid w:val="00387949"/>
    <w:rPr>
      <w:rFonts w:ascii="Arial" w:hAnsi="Arial"/>
      <w:color w:val="FFFFFF"/>
      <w:spacing w:val="0"/>
      <w:sz w:val="36"/>
      <w:u w:val="none"/>
      <w:vertAlign w:val="baseline"/>
    </w:rPr>
  </w:style>
  <w:style w:type="character" w:customStyle="1" w:styleId="Bold">
    <w:name w:val="Bold"/>
    <w:uiPriority w:val="99"/>
    <w:rsid w:val="00387949"/>
    <w:rPr>
      <w:b/>
    </w:rPr>
  </w:style>
  <w:style w:type="character" w:styleId="Emphasis">
    <w:name w:val="Emphasis"/>
    <w:basedOn w:val="DefaultParagraphFont"/>
    <w:uiPriority w:val="20"/>
    <w:qFormat/>
    <w:rsid w:val="00387949"/>
    <w:rPr>
      <w:rFonts w:cs="Times New Roman"/>
      <w:i/>
      <w:iCs/>
    </w:rPr>
  </w:style>
  <w:style w:type="character" w:customStyle="1" w:styleId="Monospace">
    <w:name w:val="Monospace"/>
    <w:uiPriority w:val="99"/>
    <w:rsid w:val="00387949"/>
    <w:rPr>
      <w:rFonts w:ascii="Courier New" w:hAnsi="Courier New"/>
    </w:rPr>
  </w:style>
  <w:style w:type="character" w:customStyle="1" w:styleId="sbSubscript">
    <w:name w:val="sb Subscript"/>
    <w:uiPriority w:val="99"/>
    <w:rsid w:val="00387949"/>
    <w:rPr>
      <w:vertAlign w:val="subscript"/>
    </w:rPr>
  </w:style>
  <w:style w:type="character" w:customStyle="1" w:styleId="spSuperscript">
    <w:name w:val="sp Superscript"/>
    <w:uiPriority w:val="99"/>
    <w:rsid w:val="00387949"/>
    <w:rPr>
      <w:vertAlign w:val="superscript"/>
    </w:rPr>
  </w:style>
  <w:style w:type="character" w:customStyle="1" w:styleId="MenuArrow">
    <w:name w:val="MenuArrow ]"/>
    <w:uiPriority w:val="99"/>
    <w:rsid w:val="00387949"/>
    <w:rPr>
      <w:rFonts w:ascii="Wingdings 3" w:hAnsi="Wingdings 3"/>
      <w:color w:val="000000"/>
      <w:spacing w:val="0"/>
      <w:w w:val="100"/>
      <w:sz w:val="22"/>
      <w:u w:val="none"/>
      <w:vertAlign w:val="baseline"/>
      <w:lang w:val="en-US" w:eastAsia="x-none"/>
    </w:rPr>
  </w:style>
  <w:style w:type="paragraph" w:customStyle="1" w:styleId="Default">
    <w:name w:val="Default"/>
    <w:rsid w:val="00387949"/>
    <w:pPr>
      <w:autoSpaceDE w:val="0"/>
      <w:autoSpaceDN w:val="0"/>
      <w:adjustRightInd w:val="0"/>
      <w:spacing w:after="0" w:line="240" w:lineRule="auto"/>
    </w:pPr>
    <w:rPr>
      <w:rFonts w:ascii="Arial" w:eastAsia="Times New Roman" w:hAnsi="Arial" w:cs="Arial"/>
      <w:color w:val="000000"/>
      <w:sz w:val="24"/>
      <w:szCs w:val="24"/>
    </w:rPr>
  </w:style>
  <w:style w:type="character" w:styleId="CommentReference">
    <w:name w:val="annotation reference"/>
    <w:basedOn w:val="DefaultParagraphFont"/>
    <w:uiPriority w:val="99"/>
    <w:semiHidden/>
    <w:unhideWhenUsed/>
    <w:rsid w:val="00387949"/>
    <w:rPr>
      <w:rFonts w:cs="Times New Roman"/>
      <w:sz w:val="16"/>
      <w:szCs w:val="16"/>
    </w:rPr>
  </w:style>
  <w:style w:type="paragraph" w:styleId="CommentText">
    <w:name w:val="annotation text"/>
    <w:basedOn w:val="Normal"/>
    <w:link w:val="CommentTextChar"/>
    <w:uiPriority w:val="99"/>
    <w:semiHidden/>
    <w:unhideWhenUsed/>
    <w:rsid w:val="00387949"/>
    <w:pPr>
      <w:spacing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387949"/>
    <w:rPr>
      <w:rFonts w:ascii="Open Sans" w:eastAsia="Times New Roman" w:hAnsi="Open Sans" w:cs="Times New Roman"/>
      <w:sz w:val="20"/>
      <w:szCs w:val="20"/>
    </w:rPr>
  </w:style>
  <w:style w:type="paragraph" w:styleId="CommentSubject">
    <w:name w:val="annotation subject"/>
    <w:basedOn w:val="CommentText"/>
    <w:next w:val="CommentText"/>
    <w:link w:val="CommentSubjectChar"/>
    <w:uiPriority w:val="99"/>
    <w:semiHidden/>
    <w:unhideWhenUsed/>
    <w:rsid w:val="00387949"/>
    <w:rPr>
      <w:b/>
      <w:bCs/>
    </w:rPr>
  </w:style>
  <w:style w:type="character" w:customStyle="1" w:styleId="CommentSubjectChar">
    <w:name w:val="Comment Subject Char"/>
    <w:basedOn w:val="CommentTextChar"/>
    <w:link w:val="CommentSubject"/>
    <w:uiPriority w:val="99"/>
    <w:semiHidden/>
    <w:rsid w:val="00387949"/>
    <w:rPr>
      <w:rFonts w:ascii="Open Sans" w:eastAsia="Times New Roman" w:hAnsi="Open Sans" w:cs="Times New Roman"/>
      <w:b/>
      <w:bCs/>
      <w:sz w:val="20"/>
      <w:szCs w:val="20"/>
    </w:rPr>
  </w:style>
  <w:style w:type="character" w:customStyle="1" w:styleId="inline-comment-marker">
    <w:name w:val="inline-comment-marker"/>
    <w:basedOn w:val="DefaultParagraphFont"/>
    <w:rsid w:val="004555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16278">
      <w:bodyDiv w:val="1"/>
      <w:marLeft w:val="0"/>
      <w:marRight w:val="0"/>
      <w:marTop w:val="0"/>
      <w:marBottom w:val="0"/>
      <w:divBdr>
        <w:top w:val="none" w:sz="0" w:space="0" w:color="auto"/>
        <w:left w:val="none" w:sz="0" w:space="0" w:color="auto"/>
        <w:bottom w:val="none" w:sz="0" w:space="0" w:color="auto"/>
        <w:right w:val="none" w:sz="0" w:space="0" w:color="auto"/>
      </w:divBdr>
    </w:div>
    <w:div w:id="41852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hl7.eu/refactored/tab0004.html" TargetMode="External"/><Relationship Id="rId18" Type="http://schemas.openxmlformats.org/officeDocument/2006/relationships/hyperlink" Target="http://www.hl7.eu/refactored/tab0052.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hl7.eu/refactored/tab0128.html" TargetMode="External"/><Relationship Id="rId7" Type="http://schemas.openxmlformats.org/officeDocument/2006/relationships/endnotes" Target="endnotes.xml"/><Relationship Id="rId12" Type="http://schemas.openxmlformats.org/officeDocument/2006/relationships/hyperlink" Target="http://www.hl7.eu/refactored/tab0002.html" TargetMode="External"/><Relationship Id="rId17" Type="http://schemas.openxmlformats.org/officeDocument/2006/relationships/hyperlink" Target="http://www.hl7.eu/refactored/tab0396.html"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hl7.eu/refactored/tab0396.html" TargetMode="External"/><Relationship Id="rId20" Type="http://schemas.openxmlformats.org/officeDocument/2006/relationships/hyperlink" Target="http://www.hl7.eu/refactored/tab012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so639-3.sil.org/code_tables/639/data" TargetMode="External"/><Relationship Id="rId24" Type="http://schemas.openxmlformats.org/officeDocument/2006/relationships/hyperlink" Target="http://www.hl7.eu/refactored/tab0364.html" TargetMode="External"/><Relationship Id="rId5" Type="http://schemas.openxmlformats.org/officeDocument/2006/relationships/webSettings" Target="webSettings.xml"/><Relationship Id="rId15" Type="http://schemas.openxmlformats.org/officeDocument/2006/relationships/hyperlink" Target="http://hl7-definition.caristix.com:9010/Default.aspx?version=HL7%20v2.5.1&amp;table=0112" TargetMode="External"/><Relationship Id="rId23" Type="http://schemas.openxmlformats.org/officeDocument/2006/relationships/hyperlink" Target="http://www.hl7.eu/refactored/tab0105.html" TargetMode="External"/><Relationship Id="rId28" Type="http://schemas.openxmlformats.org/officeDocument/2006/relationships/theme" Target="theme/theme1.xml"/><Relationship Id="rId10" Type="http://schemas.openxmlformats.org/officeDocument/2006/relationships/hyperlink" Target="http://www.hl7.eu/refactored/tab0062.html" TargetMode="External"/><Relationship Id="rId19" Type="http://schemas.openxmlformats.org/officeDocument/2006/relationships/hyperlink" Target="http://www.hl7.eu/refactored/tab0359.html" TargetMode="External"/><Relationship Id="rId4" Type="http://schemas.openxmlformats.org/officeDocument/2006/relationships/settings" Target="settings.xml"/><Relationship Id="rId9" Type="http://schemas.openxmlformats.org/officeDocument/2006/relationships/hyperlink" Target="http://www.hl7.eu/refactored/tab0003.html" TargetMode="External"/><Relationship Id="rId14" Type="http://schemas.openxmlformats.org/officeDocument/2006/relationships/hyperlink" Target="http://www.hl7.eu/refactored/tab0007.html" TargetMode="External"/><Relationship Id="rId22" Type="http://schemas.openxmlformats.org/officeDocument/2006/relationships/hyperlink" Target="http://www.hl7.eu/refactored/tab0008.html" TargetMode="External"/><Relationship Id="rId27" Type="http://schemas.microsoft.com/office/2011/relationships/people" Target="peop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deyoe\Box%20Sync\Marketing\Corporate\Creative\TEMPLATES\2015%20Templates\-%20Word%20Document\Mediware-Word-Template.dotx" TargetMode="External"/></Relationships>
</file>

<file path=word/theme/theme1.xml><?xml version="1.0" encoding="utf-8"?>
<a:theme xmlns:a="http://schemas.openxmlformats.org/drawingml/2006/main" name="Office Theme">
  <a:themeElements>
    <a:clrScheme name="Mediware">
      <a:dk1>
        <a:srgbClr val="53565A"/>
      </a:dk1>
      <a:lt1>
        <a:srgbClr val="FFFFFF"/>
      </a:lt1>
      <a:dk2>
        <a:srgbClr val="004B87"/>
      </a:dk2>
      <a:lt2>
        <a:srgbClr val="D8D8D8"/>
      </a:lt2>
      <a:accent1>
        <a:srgbClr val="69B3E7"/>
      </a:accent1>
      <a:accent2>
        <a:srgbClr val="B0D8EA"/>
      </a:accent2>
      <a:accent3>
        <a:srgbClr val="CDEA80"/>
      </a:accent3>
      <a:accent4>
        <a:srgbClr val="F38B3C"/>
      </a:accent4>
      <a:accent5>
        <a:srgbClr val="B0D8EA"/>
      </a:accent5>
      <a:accent6>
        <a:srgbClr val="004B87"/>
      </a:accent6>
      <a:hlink>
        <a:srgbClr val="004B87"/>
      </a:hlink>
      <a:folHlink>
        <a:srgbClr val="69B3E7"/>
      </a:folHlink>
    </a:clrScheme>
    <a:fontScheme name="Mediware">
      <a:majorFont>
        <a:latin typeface="Open Sans Semibold"/>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6092E-6BB4-44AD-83EA-6C7CE03CC3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Mediware-Word-Template.dotx</Template>
  <TotalTime>48</TotalTime>
  <Pages>31</Pages>
  <Words>4077</Words>
  <Characters>23240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Mediware iformation system, Inc</Company>
  <LinksUpToDate>false</LinksUpToDate>
  <CharactersWithSpaces>27263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 DeYoe</dc:creator>
  <cp:keywords/>
  <dc:description/>
  <cp:lastModifiedBy>Tellis Ellis</cp:lastModifiedBy>
  <cp:revision>20</cp:revision>
  <cp:lastPrinted>2017-05-10T20:06:00Z</cp:lastPrinted>
  <dcterms:created xsi:type="dcterms:W3CDTF">2019-07-19T18:24:00Z</dcterms:created>
  <dcterms:modified xsi:type="dcterms:W3CDTF">2019-09-30T23:31:00Z</dcterms:modified>
</cp:coreProperties>
</file>